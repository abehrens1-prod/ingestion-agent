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F55E0" w14:textId="1958F93E" w:rsidR="009013FF" w:rsidRPr="009013FF" w:rsidRDefault="009013FF" w:rsidP="009013FF">
      <w:pPr>
        <w:rPr>
          <w:rFonts w:ascii="Times New Roman" w:hAnsi="Times New Roman" w:cs="Times New Roman"/>
          <w:b/>
          <w:bCs/>
          <w:sz w:val="48"/>
          <w:szCs w:val="48"/>
        </w:rPr>
      </w:pPr>
      <w:r w:rsidRPr="009013FF">
        <w:rPr>
          <w:rFonts w:ascii="Times New Roman" w:hAnsi="Times New Roman" w:cs="Times New Roman"/>
          <w:b/>
          <w:bCs/>
          <w:sz w:val="48"/>
          <w:szCs w:val="48"/>
        </w:rPr>
        <w:t>Your AI Agent Is Guessing. It Just Sounds Confident About It</w:t>
      </w:r>
    </w:p>
    <w:p w14:paraId="126E3045" w14:textId="77777777" w:rsidR="009013FF" w:rsidRPr="00FF233D" w:rsidRDefault="009013FF" w:rsidP="009013FF">
      <w:pPr>
        <w:rPr>
          <w:rFonts w:ascii="Times New Roman" w:hAnsi="Times New Roman" w:cs="Times New Roman"/>
          <w:sz w:val="28"/>
          <w:szCs w:val="28"/>
        </w:rPr>
      </w:pPr>
      <w:r w:rsidRPr="00FF233D">
        <w:rPr>
          <w:rFonts w:ascii="Times New Roman" w:hAnsi="Times New Roman" w:cs="Times New Roman"/>
          <w:b/>
          <w:bCs/>
          <w:sz w:val="28"/>
          <w:szCs w:val="28"/>
        </w:rPr>
        <w:t>Quick answer:</w:t>
      </w:r>
    </w:p>
    <w:p w14:paraId="283E7BE5" w14:textId="59726655" w:rsidR="009013FF" w:rsidRPr="009013FF" w:rsidRDefault="009013FF" w:rsidP="009013FF">
      <w:pPr>
        <w:numPr>
          <w:ilvl w:val="0"/>
          <w:numId w:val="2"/>
        </w:numPr>
        <w:rPr>
          <w:rFonts w:ascii="Times New Roman" w:hAnsi="Times New Roman" w:cs="Times New Roman"/>
        </w:rPr>
      </w:pPr>
      <w:r w:rsidRPr="009013FF">
        <w:rPr>
          <w:rFonts w:ascii="Times New Roman" w:hAnsi="Times New Roman" w:cs="Times New Roman"/>
        </w:rPr>
        <w:t>AI agents don't fail because the model is weak</w:t>
      </w:r>
      <w:r>
        <w:rPr>
          <w:rFonts w:ascii="Times New Roman" w:hAnsi="Times New Roman" w:cs="Times New Roman"/>
        </w:rPr>
        <w:t>,</w:t>
      </w:r>
      <w:r w:rsidRPr="009013FF">
        <w:rPr>
          <w:rFonts w:ascii="Times New Roman" w:hAnsi="Times New Roman" w:cs="Times New Roman"/>
        </w:rPr>
        <w:t xml:space="preserve"> they fail because they lack business context: your definitions, KPIs, and rules.</w:t>
      </w:r>
    </w:p>
    <w:p w14:paraId="0023B5D8" w14:textId="123315F1" w:rsidR="009013FF" w:rsidRPr="009013FF" w:rsidRDefault="5959135E" w:rsidP="009013FF">
      <w:pPr>
        <w:numPr>
          <w:ilvl w:val="0"/>
          <w:numId w:val="2"/>
        </w:numPr>
        <w:rPr>
          <w:rFonts w:ascii="Times New Roman" w:hAnsi="Times New Roman" w:cs="Times New Roman"/>
        </w:rPr>
      </w:pPr>
      <w:r w:rsidRPr="4258782C">
        <w:rPr>
          <w:rFonts w:ascii="Times New Roman" w:hAnsi="Times New Roman" w:cs="Times New Roman"/>
          <w:b/>
          <w:bCs/>
        </w:rPr>
        <w:t>MCP</w:t>
      </w:r>
      <w:r w:rsidR="313A2652" w:rsidRPr="4258782C">
        <w:rPr>
          <w:rFonts w:ascii="Times New Roman" w:hAnsi="Times New Roman" w:cs="Times New Roman"/>
          <w:b/>
          <w:bCs/>
        </w:rPr>
        <w:t xml:space="preserve"> </w:t>
      </w:r>
      <w:r w:rsidRPr="4258782C">
        <w:rPr>
          <w:rFonts w:ascii="Times New Roman" w:hAnsi="Times New Roman" w:cs="Times New Roman"/>
        </w:rPr>
        <w:t>(Model Context Protocol) is the connector that lets an agent securely reach your systems (CRM, calendar, ticketing) and take action, not just talk.</w:t>
      </w:r>
    </w:p>
    <w:p w14:paraId="7503D50A" w14:textId="227EE64E" w:rsidR="009013FF" w:rsidRPr="009013FF" w:rsidRDefault="009013FF" w:rsidP="009013FF">
      <w:pPr>
        <w:numPr>
          <w:ilvl w:val="0"/>
          <w:numId w:val="2"/>
        </w:numPr>
        <w:rPr>
          <w:rFonts w:ascii="Times New Roman" w:hAnsi="Times New Roman" w:cs="Times New Roman"/>
        </w:rPr>
      </w:pPr>
      <w:r w:rsidRPr="009013FF">
        <w:rPr>
          <w:rFonts w:ascii="Times New Roman" w:hAnsi="Times New Roman" w:cs="Times New Roman"/>
        </w:rPr>
        <w:t>Mosaic is the semantic layer that makes what the agent finds trustworthy: one definition</w:t>
      </w:r>
      <w:r>
        <w:rPr>
          <w:rFonts w:ascii="Times New Roman" w:hAnsi="Times New Roman" w:cs="Times New Roman"/>
        </w:rPr>
        <w:t xml:space="preserve"> </w:t>
      </w:r>
      <w:r w:rsidRPr="009013FF">
        <w:rPr>
          <w:rFonts w:ascii="Times New Roman" w:hAnsi="Times New Roman" w:cs="Times New Roman"/>
        </w:rPr>
        <w:t>enforced everywhere, with deterministic SQL instead of a model's best guess.</w:t>
      </w:r>
    </w:p>
    <w:p w14:paraId="2F10DBF8" w14:textId="72557CC8" w:rsidR="009013FF" w:rsidRPr="009013FF" w:rsidRDefault="009013FF" w:rsidP="009013FF">
      <w:pPr>
        <w:numPr>
          <w:ilvl w:val="0"/>
          <w:numId w:val="2"/>
        </w:numPr>
        <w:rPr>
          <w:rFonts w:ascii="Times New Roman" w:hAnsi="Times New Roman" w:cs="Times New Roman"/>
        </w:rPr>
      </w:pPr>
      <w:r w:rsidRPr="009013FF">
        <w:rPr>
          <w:rFonts w:ascii="Times New Roman" w:hAnsi="Times New Roman" w:cs="Times New Roman"/>
        </w:rPr>
        <w:t>Together, they cut token and infrastructure costs (37</w:t>
      </w:r>
      <w:r>
        <w:rPr>
          <w:rFonts w:ascii="Times New Roman" w:hAnsi="Times New Roman" w:cs="Times New Roman"/>
        </w:rPr>
        <w:t>-</w:t>
      </w:r>
      <w:r w:rsidRPr="009013FF">
        <w:rPr>
          <w:rFonts w:ascii="Times New Roman" w:hAnsi="Times New Roman" w:cs="Times New Roman"/>
        </w:rPr>
        <w:t>70%+ depending on scale) while requiring no migration of your existing data, cloud, or LLM.</w:t>
      </w:r>
    </w:p>
    <w:p w14:paraId="34D37A35" w14:textId="1F935E01" w:rsidR="009013FF" w:rsidRPr="009013FF" w:rsidRDefault="009013FF" w:rsidP="009013FF">
      <w:pPr>
        <w:rPr>
          <w:rFonts w:ascii="Times New Roman" w:hAnsi="Times New Roman" w:cs="Times New Roman"/>
        </w:rPr>
      </w:pPr>
      <w:r w:rsidRPr="009013FF">
        <w:rPr>
          <w:rFonts w:ascii="Times New Roman" w:hAnsi="Times New Roman" w:cs="Times New Roman"/>
        </w:rPr>
        <w:t xml:space="preserve">Every enterprise is now running the same experiment: point an AI agent </w:t>
      </w:r>
      <w:r>
        <w:rPr>
          <w:rFonts w:ascii="Times New Roman" w:hAnsi="Times New Roman" w:cs="Times New Roman"/>
        </w:rPr>
        <w:t xml:space="preserve">to solve </w:t>
      </w:r>
      <w:r w:rsidRPr="009013FF">
        <w:rPr>
          <w:rFonts w:ascii="Times New Roman" w:hAnsi="Times New Roman" w:cs="Times New Roman"/>
        </w:rPr>
        <w:t>internal system</w:t>
      </w:r>
      <w:r>
        <w:rPr>
          <w:rFonts w:ascii="Times New Roman" w:hAnsi="Times New Roman" w:cs="Times New Roman"/>
        </w:rPr>
        <w:t xml:space="preserve"> problems,</w:t>
      </w:r>
      <w:r w:rsidRPr="009013FF">
        <w:rPr>
          <w:rFonts w:ascii="Times New Roman" w:hAnsi="Times New Roman" w:cs="Times New Roman"/>
        </w:rPr>
        <w:t xml:space="preserve"> and see what it can get done. The results </w:t>
      </w:r>
      <w:r>
        <w:rPr>
          <w:rFonts w:ascii="Times New Roman" w:hAnsi="Times New Roman" w:cs="Times New Roman"/>
        </w:rPr>
        <w:t>usually fall under a similar bucket, t</w:t>
      </w:r>
      <w:r w:rsidRPr="009013FF">
        <w:rPr>
          <w:rFonts w:ascii="Times New Roman" w:hAnsi="Times New Roman" w:cs="Times New Roman"/>
        </w:rPr>
        <w:t>he agent is articulate, fast, and confident</w:t>
      </w:r>
      <w:r>
        <w:rPr>
          <w:rFonts w:ascii="Times New Roman" w:hAnsi="Times New Roman" w:cs="Times New Roman"/>
        </w:rPr>
        <w:t xml:space="preserve"> at first (and your instinct tells you to believe </w:t>
      </w:r>
      <w:r w:rsidR="00F20455">
        <w:rPr>
          <w:rFonts w:ascii="Times New Roman" w:hAnsi="Times New Roman" w:cs="Times New Roman"/>
        </w:rPr>
        <w:t>it)</w:t>
      </w:r>
      <w:r w:rsidRPr="009013FF">
        <w:rPr>
          <w:rFonts w:ascii="Times New Roman" w:hAnsi="Times New Roman" w:cs="Times New Roman"/>
        </w:rPr>
        <w:t xml:space="preserve"> </w:t>
      </w:r>
      <w:r>
        <w:rPr>
          <w:rFonts w:ascii="Times New Roman" w:hAnsi="Times New Roman" w:cs="Times New Roman"/>
        </w:rPr>
        <w:t>but then it</w:t>
      </w:r>
      <w:r w:rsidRPr="009013FF">
        <w:rPr>
          <w:rFonts w:ascii="Times New Roman" w:hAnsi="Times New Roman" w:cs="Times New Roman"/>
        </w:rPr>
        <w:t xml:space="preserve"> often </w:t>
      </w:r>
      <w:r>
        <w:rPr>
          <w:rFonts w:ascii="Times New Roman" w:hAnsi="Times New Roman" w:cs="Times New Roman"/>
        </w:rPr>
        <w:t xml:space="preserve">ends up </w:t>
      </w:r>
      <w:r w:rsidRPr="009013FF">
        <w:rPr>
          <w:rFonts w:ascii="Times New Roman" w:hAnsi="Times New Roman" w:cs="Times New Roman"/>
        </w:rPr>
        <w:t xml:space="preserve">wrong in ways that are hard to catch until someone </w:t>
      </w:r>
      <w:r>
        <w:rPr>
          <w:rFonts w:ascii="Times New Roman" w:hAnsi="Times New Roman" w:cs="Times New Roman"/>
        </w:rPr>
        <w:t>points it out</w:t>
      </w:r>
      <w:r w:rsidRPr="009013FF">
        <w:rPr>
          <w:rFonts w:ascii="Times New Roman" w:hAnsi="Times New Roman" w:cs="Times New Roman"/>
        </w:rPr>
        <w:t>.</w:t>
      </w:r>
    </w:p>
    <w:p w14:paraId="61AF9752" w14:textId="1723494F" w:rsidR="009013FF" w:rsidRPr="009013FF" w:rsidRDefault="009013FF" w:rsidP="009013FF">
      <w:pPr>
        <w:rPr>
          <w:ins w:id="0" w:author="Socha, Beata" w:date="2026-07-22T16:57:00Z" w16du:dateUtc="2026-07-22T16:57:27Z"/>
        </w:rPr>
      </w:pPr>
      <w:r w:rsidRPr="009013FF">
        <w:rPr>
          <w:rFonts w:ascii="Times New Roman" w:hAnsi="Times New Roman" w:cs="Times New Roman"/>
          <w:b/>
          <w:bCs/>
        </w:rPr>
        <w:t>"AI is powerful, but it doesn't understand your business,"</w:t>
      </w:r>
      <w:r w:rsidRPr="009013FF">
        <w:rPr>
          <w:rFonts w:ascii="Times New Roman" w:hAnsi="Times New Roman" w:cs="Times New Roman"/>
        </w:rPr>
        <w:t xml:space="preserve"> says François Dupont, who leads Sales Engineering for Strategy across Central Europe. </w:t>
      </w:r>
    </w:p>
    <w:p w14:paraId="3004172D" w14:textId="2384185D" w:rsidR="009013FF" w:rsidRPr="009013FF" w:rsidRDefault="009013FF">
      <w:pPr>
        <w:ind w:left="720" w:firstLine="720"/>
        <w:rPr>
          <w:rFonts w:ascii="Times New Roman" w:hAnsi="Times New Roman" w:cs="Times New Roman"/>
        </w:rPr>
        <w:pPrChange w:id="1" w:author="Socha, Beata" w:date="2026-07-22T09:57:00Z" w16du:dateUtc="2026-07-22T16:57:00Z">
          <w:pPr>
            <w:ind w:firstLine="720"/>
          </w:pPr>
        </w:pPrChange>
      </w:pPr>
      <w:r w:rsidRPr="009013FF">
        <w:rPr>
          <w:rFonts w:ascii="Times New Roman" w:hAnsi="Times New Roman" w:cs="Times New Roman"/>
        </w:rPr>
        <w:t>"</w:t>
      </w:r>
      <w:r w:rsidR="29E30C1B" w:rsidRPr="5CD63CEF">
        <w:rPr>
          <w:rFonts w:ascii="Times New Roman" w:hAnsi="Times New Roman" w:cs="Times New Roman"/>
        </w:rPr>
        <w:t>AI</w:t>
      </w:r>
      <w:r w:rsidRPr="009013FF">
        <w:rPr>
          <w:rFonts w:ascii="Times New Roman" w:hAnsi="Times New Roman" w:cs="Times New Roman"/>
        </w:rPr>
        <w:t xml:space="preserve"> doesn't know your customer definition. It doesn't know your discount rules, your KPI priorities. It doesn't know what's been approved by your finance department."</w:t>
      </w:r>
    </w:p>
    <w:p w14:paraId="27F9DD9C" w14:textId="4AC74A89" w:rsidR="009013FF" w:rsidRPr="009013FF" w:rsidRDefault="009013FF" w:rsidP="009013FF">
      <w:pPr>
        <w:rPr>
          <w:rFonts w:ascii="Times New Roman" w:hAnsi="Times New Roman" w:cs="Times New Roman"/>
        </w:rPr>
      </w:pPr>
      <w:r w:rsidRPr="009013FF">
        <w:rPr>
          <w:rFonts w:ascii="Times New Roman" w:hAnsi="Times New Roman" w:cs="Times New Roman"/>
        </w:rPr>
        <w:t>That gap doesn't stop an LLM from answering</w:t>
      </w:r>
      <w:r w:rsidR="00E50080">
        <w:rPr>
          <w:rFonts w:ascii="Times New Roman" w:hAnsi="Times New Roman" w:cs="Times New Roman"/>
        </w:rPr>
        <w:t>… i</w:t>
      </w:r>
      <w:r w:rsidRPr="009013FF">
        <w:rPr>
          <w:rFonts w:ascii="Times New Roman" w:hAnsi="Times New Roman" w:cs="Times New Roman"/>
        </w:rPr>
        <w:t xml:space="preserve">t just means the LLM fills the gap </w:t>
      </w:r>
      <w:r w:rsidR="00702C28" w:rsidRPr="009013FF">
        <w:rPr>
          <w:rFonts w:ascii="Times New Roman" w:hAnsi="Times New Roman" w:cs="Times New Roman"/>
        </w:rPr>
        <w:t>itself</w:t>
      </w:r>
      <w:r w:rsidRPr="009013FF">
        <w:rPr>
          <w:rFonts w:ascii="Times New Roman" w:hAnsi="Times New Roman" w:cs="Times New Roman"/>
        </w:rPr>
        <w:t xml:space="preserve"> </w:t>
      </w:r>
      <w:r w:rsidR="009775B6" w:rsidRPr="009013FF">
        <w:rPr>
          <w:rFonts w:ascii="Times New Roman" w:hAnsi="Times New Roman" w:cs="Times New Roman"/>
        </w:rPr>
        <w:t>silently</w:t>
      </w:r>
      <w:r w:rsidR="001101E5">
        <w:rPr>
          <w:rFonts w:ascii="Times New Roman" w:hAnsi="Times New Roman" w:cs="Times New Roman"/>
        </w:rPr>
        <w:t>,</w:t>
      </w:r>
      <w:r w:rsidR="009775B6" w:rsidRPr="009013FF">
        <w:rPr>
          <w:rFonts w:ascii="Times New Roman" w:hAnsi="Times New Roman" w:cs="Times New Roman"/>
        </w:rPr>
        <w:t xml:space="preserve"> and</w:t>
      </w:r>
      <w:r w:rsidRPr="009013FF">
        <w:rPr>
          <w:rFonts w:ascii="Times New Roman" w:hAnsi="Times New Roman" w:cs="Times New Roman"/>
        </w:rPr>
        <w:t xml:space="preserve"> states the result with the same confidence it would use for something it </w:t>
      </w:r>
      <w:r w:rsidR="001D133C" w:rsidRPr="009013FF">
        <w:rPr>
          <w:rFonts w:ascii="Times New Roman" w:hAnsi="Times New Roman" w:cs="Times New Roman"/>
        </w:rPr>
        <w:t>knew</w:t>
      </w:r>
      <w:r w:rsidRPr="009013FF">
        <w:rPr>
          <w:rFonts w:ascii="Times New Roman" w:hAnsi="Times New Roman" w:cs="Times New Roman"/>
        </w:rPr>
        <w:t>. Ask the same question five times, Dupont points out, and "you may get five different answers, five different formulations</w:t>
      </w:r>
      <w:r w:rsidR="00ED0EFF">
        <w:rPr>
          <w:rFonts w:ascii="Times New Roman" w:hAnsi="Times New Roman" w:cs="Times New Roman"/>
        </w:rPr>
        <w:t>,</w:t>
      </w:r>
      <w:r w:rsidRPr="009013FF">
        <w:rPr>
          <w:rFonts w:ascii="Times New Roman" w:hAnsi="Times New Roman" w:cs="Times New Roman"/>
        </w:rPr>
        <w:t xml:space="preserve"> and it's not an AI problem. It's a shared definition problem."</w:t>
      </w:r>
    </w:p>
    <w:p w14:paraId="373C6534" w14:textId="77777777" w:rsidR="001D133C" w:rsidRDefault="001D133C" w:rsidP="009013FF">
      <w:pPr>
        <w:rPr>
          <w:rFonts w:ascii="Times New Roman" w:hAnsi="Times New Roman" w:cs="Times New Roman"/>
          <w:b/>
          <w:bCs/>
        </w:rPr>
      </w:pPr>
    </w:p>
    <w:p w14:paraId="157CBE4A" w14:textId="6D9CE64F" w:rsidR="001D133C" w:rsidRPr="00FF233D" w:rsidRDefault="001D133C" w:rsidP="009013FF">
      <w:pPr>
        <w:rPr>
          <w:rFonts w:ascii="Times New Roman" w:hAnsi="Times New Roman" w:cs="Times New Roman"/>
          <w:b/>
          <w:bCs/>
          <w:sz w:val="28"/>
          <w:szCs w:val="28"/>
        </w:rPr>
      </w:pPr>
      <w:r w:rsidRPr="00FF233D">
        <w:rPr>
          <w:rFonts w:ascii="Times New Roman" w:hAnsi="Times New Roman" w:cs="Times New Roman"/>
          <w:b/>
          <w:bCs/>
          <w:sz w:val="28"/>
          <w:szCs w:val="28"/>
        </w:rPr>
        <w:t>What It Looks Like When the Guessing Stops</w:t>
      </w:r>
    </w:p>
    <w:p w14:paraId="1337CD0E" w14:textId="58285E7B" w:rsidR="009013FF" w:rsidRPr="009013FF" w:rsidRDefault="009013FF" w:rsidP="009013FF">
      <w:pPr>
        <w:rPr>
          <w:rFonts w:ascii="Times New Roman" w:hAnsi="Times New Roman" w:cs="Times New Roman"/>
        </w:rPr>
      </w:pPr>
      <w:r w:rsidRPr="009013FF">
        <w:rPr>
          <w:rFonts w:ascii="Times New Roman" w:hAnsi="Times New Roman" w:cs="Times New Roman"/>
        </w:rPr>
        <w:t>Strip away the buzzwords and an AI agent doing real work looks almost unremarkable</w:t>
      </w:r>
      <w:r w:rsidR="001D133C">
        <w:rPr>
          <w:rFonts w:ascii="Times New Roman" w:hAnsi="Times New Roman" w:cs="Times New Roman"/>
        </w:rPr>
        <w:t>.</w:t>
      </w:r>
    </w:p>
    <w:p w14:paraId="0D9AFFBE" w14:textId="0264EA91" w:rsidR="00B06CD0" w:rsidRDefault="00B06CD0" w:rsidP="009013FF">
      <w:pPr>
        <w:rPr>
          <w:rFonts w:ascii="Times New Roman" w:hAnsi="Times New Roman" w:cs="Times New Roman"/>
        </w:rPr>
      </w:pPr>
      <w:r>
        <w:rPr>
          <w:rFonts w:ascii="Times New Roman" w:hAnsi="Times New Roman" w:cs="Times New Roman"/>
        </w:rPr>
        <w:t xml:space="preserve">Take this example: </w:t>
      </w:r>
      <w:r w:rsidRPr="00B06CD0">
        <w:rPr>
          <w:rFonts w:ascii="Times New Roman" w:hAnsi="Times New Roman" w:cs="Times New Roman"/>
        </w:rPr>
        <w:t xml:space="preserve">A risk officer is driving to </w:t>
      </w:r>
      <w:r w:rsidR="00D84EC6" w:rsidRPr="00B06CD0">
        <w:rPr>
          <w:rFonts w:ascii="Times New Roman" w:hAnsi="Times New Roman" w:cs="Times New Roman"/>
        </w:rPr>
        <w:t>work</w:t>
      </w:r>
      <w:r w:rsidRPr="00B06CD0">
        <w:rPr>
          <w:rFonts w:ascii="Times New Roman" w:hAnsi="Times New Roman" w:cs="Times New Roman"/>
        </w:rPr>
        <w:t xml:space="preserve"> </w:t>
      </w:r>
      <w:r w:rsidR="00D84EC6">
        <w:rPr>
          <w:rFonts w:ascii="Times New Roman" w:hAnsi="Times New Roman" w:cs="Times New Roman"/>
        </w:rPr>
        <w:t xml:space="preserve">with </w:t>
      </w:r>
      <w:r w:rsidR="00D84EC6" w:rsidRPr="00B06CD0">
        <w:rPr>
          <w:rFonts w:ascii="Times New Roman" w:hAnsi="Times New Roman" w:cs="Times New Roman"/>
        </w:rPr>
        <w:t>AirPods</w:t>
      </w:r>
      <w:r w:rsidRPr="00B06CD0">
        <w:rPr>
          <w:rFonts w:ascii="Times New Roman" w:hAnsi="Times New Roman" w:cs="Times New Roman"/>
        </w:rPr>
        <w:t xml:space="preserve"> in</w:t>
      </w:r>
      <w:r w:rsidR="00D84EC6">
        <w:rPr>
          <w:rFonts w:ascii="Times New Roman" w:hAnsi="Times New Roman" w:cs="Times New Roman"/>
        </w:rPr>
        <w:t>, and h</w:t>
      </w:r>
      <w:r w:rsidRPr="00B06CD0">
        <w:rPr>
          <w:rFonts w:ascii="Times New Roman" w:hAnsi="Times New Roman" w:cs="Times New Roman"/>
        </w:rPr>
        <w:t xml:space="preserve">e asks his assistant a simple question: </w:t>
      </w:r>
      <w:r w:rsidR="00453D4C">
        <w:rPr>
          <w:rFonts w:ascii="Times New Roman" w:hAnsi="Times New Roman" w:cs="Times New Roman"/>
        </w:rPr>
        <w:t>any specific fraud alert</w:t>
      </w:r>
      <w:r w:rsidRPr="00B06CD0">
        <w:rPr>
          <w:rFonts w:ascii="Times New Roman" w:hAnsi="Times New Roman" w:cs="Times New Roman"/>
        </w:rPr>
        <w:t xml:space="preserve"> from overnight? It doesn't just say "yes</w:t>
      </w:r>
      <w:r w:rsidR="3B7F1A69" w:rsidRPr="3A5980BE">
        <w:rPr>
          <w:rFonts w:ascii="Times New Roman" w:hAnsi="Times New Roman" w:cs="Times New Roman"/>
        </w:rPr>
        <w:t>,</w:t>
      </w:r>
      <w:r w:rsidRPr="3A5980BE">
        <w:rPr>
          <w:rFonts w:ascii="Times New Roman" w:hAnsi="Times New Roman" w:cs="Times New Roman"/>
        </w:rPr>
        <w:t>"</w:t>
      </w:r>
      <w:r w:rsidRPr="00B06CD0">
        <w:rPr>
          <w:rFonts w:ascii="Times New Roman" w:hAnsi="Times New Roman" w:cs="Times New Roman"/>
        </w:rPr>
        <w:t xml:space="preserve"> it tells him exactly what happened: </w:t>
      </w:r>
      <w:r w:rsidR="000E3AAC">
        <w:rPr>
          <w:rFonts w:ascii="Times New Roman" w:hAnsi="Times New Roman" w:cs="Times New Roman"/>
        </w:rPr>
        <w:t>an anomaly in transaction pattern</w:t>
      </w:r>
      <w:r w:rsidR="00AF6E64">
        <w:rPr>
          <w:rFonts w:ascii="Times New Roman" w:hAnsi="Times New Roman" w:cs="Times New Roman"/>
        </w:rPr>
        <w:t xml:space="preserve">, </w:t>
      </w:r>
      <w:r w:rsidRPr="00B06CD0">
        <w:rPr>
          <w:rFonts w:ascii="Times New Roman" w:hAnsi="Times New Roman" w:cs="Times New Roman"/>
        </w:rPr>
        <w:t xml:space="preserve">hundreds of </w:t>
      </w:r>
      <w:r w:rsidR="003873F3">
        <w:rPr>
          <w:rFonts w:ascii="Times New Roman" w:hAnsi="Times New Roman" w:cs="Times New Roman"/>
        </w:rPr>
        <w:t>micro</w:t>
      </w:r>
      <w:r w:rsidRPr="00B06CD0">
        <w:rPr>
          <w:rFonts w:ascii="Times New Roman" w:hAnsi="Times New Roman" w:cs="Times New Roman"/>
        </w:rPr>
        <w:t>transactions</w:t>
      </w:r>
      <w:r w:rsidR="001876EB">
        <w:rPr>
          <w:rFonts w:ascii="Times New Roman" w:hAnsi="Times New Roman" w:cs="Times New Roman"/>
        </w:rPr>
        <w:t xml:space="preserve"> </w:t>
      </w:r>
      <w:r w:rsidR="005E48E4">
        <w:rPr>
          <w:rFonts w:ascii="Times New Roman" w:hAnsi="Times New Roman" w:cs="Times New Roman"/>
        </w:rPr>
        <w:t xml:space="preserve">in </w:t>
      </w:r>
      <w:r w:rsidR="005E48E4" w:rsidRPr="00B06CD0">
        <w:rPr>
          <w:rFonts w:ascii="Times New Roman" w:hAnsi="Times New Roman" w:cs="Times New Roman"/>
        </w:rPr>
        <w:t>eleven minutes</w:t>
      </w:r>
      <w:r w:rsidRPr="00B06CD0">
        <w:rPr>
          <w:rFonts w:ascii="Times New Roman" w:hAnsi="Times New Roman" w:cs="Times New Roman"/>
        </w:rPr>
        <w:t xml:space="preserve">, all under </w:t>
      </w:r>
      <w:r w:rsidR="0086005C">
        <w:rPr>
          <w:rFonts w:ascii="Times New Roman" w:hAnsi="Times New Roman" w:cs="Times New Roman"/>
        </w:rPr>
        <w:t xml:space="preserve">a </w:t>
      </w:r>
      <w:r w:rsidR="0086005C" w:rsidRPr="00B06CD0">
        <w:rPr>
          <w:rFonts w:ascii="Times New Roman" w:hAnsi="Times New Roman" w:cs="Times New Roman"/>
        </w:rPr>
        <w:t>500</w:t>
      </w:r>
      <w:r w:rsidR="0086005C">
        <w:rPr>
          <w:rFonts w:ascii="Times New Roman" w:hAnsi="Times New Roman" w:cs="Times New Roman"/>
        </w:rPr>
        <w:t>-euro</w:t>
      </w:r>
      <w:r w:rsidR="00D95722">
        <w:rPr>
          <w:rFonts w:ascii="Times New Roman" w:hAnsi="Times New Roman" w:cs="Times New Roman"/>
        </w:rPr>
        <w:t xml:space="preserve"> thres</w:t>
      </w:r>
      <w:r w:rsidR="0086005C">
        <w:rPr>
          <w:rFonts w:ascii="Times New Roman" w:hAnsi="Times New Roman" w:cs="Times New Roman"/>
        </w:rPr>
        <w:t>hold</w:t>
      </w:r>
      <w:r w:rsidRPr="00B06CD0">
        <w:rPr>
          <w:rFonts w:ascii="Times New Roman" w:hAnsi="Times New Roman" w:cs="Times New Roman"/>
        </w:rPr>
        <w:t>. That pattern has a name</w:t>
      </w:r>
      <w:r>
        <w:rPr>
          <w:rFonts w:ascii="Times New Roman" w:hAnsi="Times New Roman" w:cs="Times New Roman"/>
        </w:rPr>
        <w:t>,</w:t>
      </w:r>
      <w:r w:rsidRPr="00B06CD0">
        <w:rPr>
          <w:rFonts w:ascii="Times New Roman" w:hAnsi="Times New Roman" w:cs="Times New Roman"/>
        </w:rPr>
        <w:t xml:space="preserve"> </w:t>
      </w:r>
      <w:r w:rsidR="00BB1BA0">
        <w:rPr>
          <w:rFonts w:ascii="Times New Roman" w:hAnsi="Times New Roman" w:cs="Times New Roman"/>
        </w:rPr>
        <w:t xml:space="preserve">called </w:t>
      </w:r>
      <w:r w:rsidRPr="00B06CD0">
        <w:rPr>
          <w:rFonts w:ascii="Times New Roman" w:hAnsi="Times New Roman" w:cs="Times New Roman"/>
        </w:rPr>
        <w:t>structuring</w:t>
      </w:r>
      <w:r>
        <w:rPr>
          <w:rFonts w:ascii="Times New Roman" w:hAnsi="Times New Roman" w:cs="Times New Roman"/>
        </w:rPr>
        <w:t>,</w:t>
      </w:r>
      <w:r w:rsidRPr="00B06CD0">
        <w:rPr>
          <w:rFonts w:ascii="Times New Roman" w:hAnsi="Times New Roman" w:cs="Times New Roman"/>
        </w:rPr>
        <w:t xml:space="preserve"> and </w:t>
      </w:r>
      <w:r w:rsidR="00BB1BA0">
        <w:rPr>
          <w:rFonts w:ascii="Times New Roman" w:hAnsi="Times New Roman" w:cs="Times New Roman"/>
        </w:rPr>
        <w:t>i</w:t>
      </w:r>
      <w:r w:rsidRPr="00B06CD0">
        <w:rPr>
          <w:rFonts w:ascii="Times New Roman" w:hAnsi="Times New Roman" w:cs="Times New Roman"/>
        </w:rPr>
        <w:t>s a classic way people try to move money without tripping a fraud alert.</w:t>
      </w:r>
    </w:p>
    <w:p w14:paraId="726D005C" w14:textId="76A1BA48" w:rsidR="00B06CD0" w:rsidRDefault="00B06CD0" w:rsidP="009013FF">
      <w:pPr>
        <w:rPr>
          <w:rFonts w:ascii="Times New Roman" w:hAnsi="Times New Roman" w:cs="Times New Roman"/>
        </w:rPr>
      </w:pPr>
      <w:r w:rsidRPr="00B06CD0">
        <w:rPr>
          <w:rFonts w:ascii="Times New Roman" w:hAnsi="Times New Roman" w:cs="Times New Roman"/>
        </w:rPr>
        <w:lastRenderedPageBreak/>
        <w:t>He follows up</w:t>
      </w:r>
      <w:r w:rsidR="00BB1BA0">
        <w:rPr>
          <w:rFonts w:ascii="Times New Roman" w:hAnsi="Times New Roman" w:cs="Times New Roman"/>
        </w:rPr>
        <w:t xml:space="preserve"> with</w:t>
      </w:r>
      <w:r w:rsidRPr="00B06CD0">
        <w:rPr>
          <w:rFonts w:ascii="Times New Roman" w:hAnsi="Times New Roman" w:cs="Times New Roman"/>
        </w:rPr>
        <w:t>: who's responsible for this account? The assistant checks the CRM and comes back with a name and a branch. He asks for a meeting with compliance to sort it out. The assistant checks his calendar and the other two people's calendars, finds a slot that works for everyone, drafts a short summary of the situation, and books it.</w:t>
      </w:r>
      <w:r>
        <w:rPr>
          <w:rFonts w:ascii="Times New Roman" w:hAnsi="Times New Roman" w:cs="Times New Roman"/>
        </w:rPr>
        <w:t xml:space="preserve"> </w:t>
      </w:r>
      <w:r w:rsidRPr="00B06CD0">
        <w:rPr>
          <w:rFonts w:ascii="Times New Roman" w:hAnsi="Times New Roman" w:cs="Times New Roman"/>
        </w:rPr>
        <w:t>By the time he parks the car, the issue has been flagged, the right person has been identified, and a meeting is already on the calendar with the context attached. He walks into the office already caught up, instead of spending the first hour of his day getting there.</w:t>
      </w:r>
    </w:p>
    <w:p w14:paraId="5D49DE9D" w14:textId="23027F26" w:rsidR="009013FF" w:rsidRPr="009013FF" w:rsidRDefault="00B06CD0" w:rsidP="009013FF">
      <w:pPr>
        <w:rPr>
          <w:rFonts w:ascii="Times New Roman" w:hAnsi="Times New Roman" w:cs="Times New Roman"/>
        </w:rPr>
      </w:pPr>
      <w:r>
        <w:rPr>
          <w:rFonts w:ascii="Times New Roman" w:hAnsi="Times New Roman" w:cs="Times New Roman"/>
        </w:rPr>
        <w:t>This might sound far-fetched, but n</w:t>
      </w:r>
      <w:r w:rsidR="009013FF" w:rsidRPr="009013FF">
        <w:rPr>
          <w:rFonts w:ascii="Times New Roman" w:hAnsi="Times New Roman" w:cs="Times New Roman"/>
        </w:rPr>
        <w:t>othing about that sequence is hypothetical. "It's powered by MCP together with Mosaic, and it's available right now," Dupont says. "We are not talking about the future. We are talking about reality."</w:t>
      </w:r>
    </w:p>
    <w:p w14:paraId="1D2494AD" w14:textId="06A893B7" w:rsidR="009013FF" w:rsidRPr="009013FF" w:rsidRDefault="009013FF" w:rsidP="009013FF">
      <w:pPr>
        <w:rPr>
          <w:ins w:id="2" w:author="Socha, Beata" w:date="2026-07-22T17:02:00Z" w16du:dateUtc="2026-07-22T17:02:14Z"/>
        </w:rPr>
      </w:pPr>
      <w:r w:rsidRPr="009013FF">
        <w:rPr>
          <w:rFonts w:ascii="Times New Roman" w:hAnsi="Times New Roman" w:cs="Times New Roman"/>
        </w:rPr>
        <w:t xml:space="preserve">The same pattern shows up in </w:t>
      </w:r>
      <w:r w:rsidR="00EF435E" w:rsidRPr="00EF435E">
        <w:rPr>
          <w:rFonts w:ascii="Times New Roman" w:hAnsi="Times New Roman" w:cs="Times New Roman"/>
        </w:rPr>
        <w:t>quieter, everyday work, too</w:t>
      </w:r>
      <w:r w:rsidR="00EF435E">
        <w:rPr>
          <w:rFonts w:ascii="Times New Roman" w:hAnsi="Times New Roman" w:cs="Times New Roman"/>
        </w:rPr>
        <w:t>:</w:t>
      </w:r>
      <w:r w:rsidRPr="009013FF">
        <w:rPr>
          <w:rFonts w:ascii="Times New Roman" w:hAnsi="Times New Roman" w:cs="Times New Roman"/>
        </w:rPr>
        <w:t xml:space="preserve"> an agent scanning customer health data, flagging an account with a steep drop in order volume, opening a retention opportunity in the CRM, and spinning up a follow-up task, all from one prompt. </w:t>
      </w:r>
    </w:p>
    <w:p w14:paraId="75EE1362" w14:textId="3505F62A" w:rsidR="009013FF" w:rsidRPr="009013FF" w:rsidRDefault="009013FF">
      <w:pPr>
        <w:ind w:left="720"/>
        <w:rPr>
          <w:rFonts w:ascii="Times New Roman" w:hAnsi="Times New Roman" w:cs="Times New Roman"/>
        </w:rPr>
        <w:pPrChange w:id="3" w:author="Socha, Beata" w:date="2026-07-22T10:02:00Z" w16du:dateUtc="2026-07-22T17:02:00Z">
          <w:pPr/>
        </w:pPrChange>
      </w:pPr>
      <w:r w:rsidRPr="009013FF">
        <w:rPr>
          <w:rFonts w:ascii="Times New Roman" w:hAnsi="Times New Roman" w:cs="Times New Roman"/>
        </w:rPr>
        <w:t xml:space="preserve">"Everything that you can interact with </w:t>
      </w:r>
      <w:r w:rsidR="00E60BEE" w:rsidRPr="009013FF">
        <w:rPr>
          <w:rFonts w:ascii="Times New Roman" w:hAnsi="Times New Roman" w:cs="Times New Roman"/>
        </w:rPr>
        <w:t>today;</w:t>
      </w:r>
      <w:r w:rsidRPr="009013FF">
        <w:rPr>
          <w:rFonts w:ascii="Times New Roman" w:hAnsi="Times New Roman" w:cs="Times New Roman"/>
        </w:rPr>
        <w:t xml:space="preserve"> you can connect to your AI</w:t>
      </w:r>
      <w:r w:rsidR="472D2122" w:rsidRPr="6858305F">
        <w:rPr>
          <w:rFonts w:ascii="Times New Roman" w:hAnsi="Times New Roman" w:cs="Times New Roman"/>
        </w:rPr>
        <w:t>.</w:t>
      </w:r>
      <w:r w:rsidR="31975F5F" w:rsidRPr="5C085DAC">
        <w:rPr>
          <w:rFonts w:ascii="Times New Roman" w:hAnsi="Times New Roman" w:cs="Times New Roman"/>
        </w:rPr>
        <w:t xml:space="preserve"> </w:t>
      </w:r>
      <w:r w:rsidR="4222D713" w:rsidRPr="3056C79E">
        <w:rPr>
          <w:rFonts w:ascii="Times New Roman" w:hAnsi="Times New Roman" w:cs="Times New Roman"/>
        </w:rPr>
        <w:t xml:space="preserve"> </w:t>
      </w:r>
      <w:r w:rsidRPr="009013FF">
        <w:rPr>
          <w:rFonts w:ascii="Times New Roman" w:hAnsi="Times New Roman" w:cs="Times New Roman"/>
        </w:rPr>
        <w:t>And MCP makes that possible."</w:t>
      </w:r>
    </w:p>
    <w:p w14:paraId="190FA165" w14:textId="23C123C6" w:rsidR="00EF435E" w:rsidRDefault="00EF435E" w:rsidP="009013FF">
      <w:pPr>
        <w:rPr>
          <w:rFonts w:ascii="Times New Roman" w:hAnsi="Times New Roman" w:cs="Times New Roman"/>
        </w:rPr>
      </w:pPr>
      <w:r>
        <w:tab/>
      </w:r>
      <w:r w:rsidR="2D9C0496" w:rsidRPr="3BB3F472">
        <w:rPr>
          <w:rFonts w:ascii="Times New Roman" w:eastAsia="Times New Roman" w:hAnsi="Times New Roman" w:cs="Times New Roman"/>
        </w:rPr>
        <w:t xml:space="preserve">— </w:t>
      </w:r>
      <w:r w:rsidR="2D9C0496" w:rsidRPr="0D30CEEC">
        <w:rPr>
          <w:rFonts w:ascii="Times New Roman" w:hAnsi="Times New Roman" w:cs="Times New Roman"/>
        </w:rPr>
        <w:t>François Dupont, Sales Engineering</w:t>
      </w:r>
      <w:r w:rsidR="2D9C0496" w:rsidRPr="14759867">
        <w:rPr>
          <w:rFonts w:ascii="Times New Roman" w:hAnsi="Times New Roman" w:cs="Times New Roman"/>
        </w:rPr>
        <w:t>,</w:t>
      </w:r>
      <w:r w:rsidR="2D9C0496" w:rsidRPr="0D30CEEC">
        <w:rPr>
          <w:rFonts w:ascii="Times New Roman" w:hAnsi="Times New Roman" w:cs="Times New Roman"/>
        </w:rPr>
        <w:t xml:space="preserve"> </w:t>
      </w:r>
      <w:r w:rsidR="2D9C0496" w:rsidRPr="4AE8EEAE">
        <w:rPr>
          <w:rFonts w:ascii="Times New Roman" w:hAnsi="Times New Roman" w:cs="Times New Roman"/>
        </w:rPr>
        <w:t xml:space="preserve">Central </w:t>
      </w:r>
      <w:r w:rsidR="2D9C0496" w:rsidRPr="7D2F9B87">
        <w:rPr>
          <w:rFonts w:ascii="Times New Roman" w:hAnsi="Times New Roman" w:cs="Times New Roman"/>
        </w:rPr>
        <w:t>Europe, Strategy</w:t>
      </w:r>
      <w:commentRangeStart w:id="4"/>
      <w:commentRangeEnd w:id="4"/>
      <w:r>
        <w:rPr>
          <w:rStyle w:val="CommentReference"/>
          <w:rFonts w:ascii="Times New Roman" w:hAnsi="Times New Roman" w:cs="Times New Roman"/>
          <w:sz w:val="24"/>
          <w:szCs w:val="24"/>
        </w:rPr>
        <w:commentReference w:id="4"/>
      </w:r>
    </w:p>
    <w:p w14:paraId="496A9B73" w14:textId="6ECB47FE" w:rsidR="009013FF" w:rsidRPr="00EF435E" w:rsidRDefault="009013FF" w:rsidP="009013FF">
      <w:pPr>
        <w:rPr>
          <w:rFonts w:ascii="Times New Roman" w:hAnsi="Times New Roman" w:cs="Times New Roman"/>
          <w:b/>
          <w:bCs/>
          <w:sz w:val="28"/>
          <w:szCs w:val="28"/>
        </w:rPr>
      </w:pPr>
      <w:r w:rsidRPr="00EF435E">
        <w:rPr>
          <w:rFonts w:ascii="Times New Roman" w:hAnsi="Times New Roman" w:cs="Times New Roman"/>
          <w:b/>
          <w:bCs/>
          <w:sz w:val="28"/>
          <w:szCs w:val="28"/>
        </w:rPr>
        <w:t xml:space="preserve">Two </w:t>
      </w:r>
      <w:r w:rsidR="1E2C2B50" w:rsidRPr="5AEC766F">
        <w:rPr>
          <w:rFonts w:ascii="Times New Roman" w:hAnsi="Times New Roman" w:cs="Times New Roman"/>
          <w:b/>
          <w:bCs/>
          <w:sz w:val="28"/>
          <w:szCs w:val="28"/>
        </w:rPr>
        <w:t>J</w:t>
      </w:r>
      <w:r w:rsidRPr="5AEC766F">
        <w:rPr>
          <w:rFonts w:ascii="Times New Roman" w:hAnsi="Times New Roman" w:cs="Times New Roman"/>
          <w:b/>
          <w:bCs/>
          <w:sz w:val="28"/>
          <w:szCs w:val="28"/>
        </w:rPr>
        <w:t>obs</w:t>
      </w:r>
      <w:r w:rsidRPr="00EF435E">
        <w:rPr>
          <w:rFonts w:ascii="Times New Roman" w:hAnsi="Times New Roman" w:cs="Times New Roman"/>
          <w:b/>
          <w:bCs/>
          <w:sz w:val="28"/>
          <w:szCs w:val="28"/>
        </w:rPr>
        <w:t xml:space="preserve">, </w:t>
      </w:r>
      <w:r w:rsidR="43D20214" w:rsidRPr="147F2DEA">
        <w:rPr>
          <w:rFonts w:ascii="Times New Roman" w:hAnsi="Times New Roman" w:cs="Times New Roman"/>
          <w:b/>
          <w:bCs/>
          <w:sz w:val="28"/>
          <w:szCs w:val="28"/>
        </w:rPr>
        <w:t>N</w:t>
      </w:r>
      <w:r w:rsidRPr="147F2DEA">
        <w:rPr>
          <w:rFonts w:ascii="Times New Roman" w:hAnsi="Times New Roman" w:cs="Times New Roman"/>
          <w:b/>
          <w:bCs/>
          <w:sz w:val="28"/>
          <w:szCs w:val="28"/>
        </w:rPr>
        <w:t>ot</w:t>
      </w:r>
      <w:r w:rsidRPr="00EF435E">
        <w:rPr>
          <w:rFonts w:ascii="Times New Roman" w:hAnsi="Times New Roman" w:cs="Times New Roman"/>
          <w:b/>
          <w:bCs/>
          <w:sz w:val="28"/>
          <w:szCs w:val="28"/>
        </w:rPr>
        <w:t xml:space="preserve"> </w:t>
      </w:r>
      <w:r w:rsidR="310E3157" w:rsidRPr="0514F803">
        <w:rPr>
          <w:rFonts w:ascii="Times New Roman" w:hAnsi="Times New Roman" w:cs="Times New Roman"/>
          <w:b/>
          <w:bCs/>
          <w:sz w:val="28"/>
          <w:szCs w:val="28"/>
        </w:rPr>
        <w:t>O</w:t>
      </w:r>
      <w:r w:rsidRPr="0514F803">
        <w:rPr>
          <w:rFonts w:ascii="Times New Roman" w:hAnsi="Times New Roman" w:cs="Times New Roman"/>
          <w:b/>
          <w:bCs/>
          <w:sz w:val="28"/>
          <w:szCs w:val="28"/>
        </w:rPr>
        <w:t>ne</w:t>
      </w:r>
    </w:p>
    <w:p w14:paraId="3E3CCBE8" w14:textId="27B37B61" w:rsidR="00EF435E" w:rsidRPr="00EF435E" w:rsidRDefault="00EF435E" w:rsidP="009013FF">
      <w:pPr>
        <w:rPr>
          <w:rFonts w:ascii="Times New Roman" w:hAnsi="Times New Roman" w:cs="Times New Roman"/>
          <w:i/>
          <w:iCs/>
        </w:rPr>
      </w:pPr>
      <w:r w:rsidRPr="00EF435E">
        <w:rPr>
          <w:rFonts w:ascii="Times New Roman" w:hAnsi="Times New Roman" w:cs="Times New Roman"/>
          <w:i/>
          <w:iCs/>
        </w:rPr>
        <w:t>MPC is like the USB-C of AI</w:t>
      </w:r>
    </w:p>
    <w:p w14:paraId="6A9D8FB5" w14:textId="01618770" w:rsidR="009013FF" w:rsidRPr="009013FF" w:rsidRDefault="009013FF" w:rsidP="009013FF">
      <w:pPr>
        <w:rPr>
          <w:rFonts w:ascii="Times New Roman" w:hAnsi="Times New Roman" w:cs="Times New Roman"/>
        </w:rPr>
      </w:pPr>
      <w:r w:rsidRPr="00EF435E">
        <w:rPr>
          <w:rFonts w:ascii="Times New Roman" w:hAnsi="Times New Roman" w:cs="Times New Roman"/>
          <w:b/>
          <w:bCs/>
          <w:u w:val="single"/>
        </w:rPr>
        <w:t>MCP</w:t>
      </w:r>
      <w:r w:rsidRPr="009013FF">
        <w:rPr>
          <w:rFonts w:ascii="Times New Roman" w:hAnsi="Times New Roman" w:cs="Times New Roman"/>
        </w:rPr>
        <w:t xml:space="preserve"> is the connective layer. "You can imagine MCP as a universal connector to connect your applications, your data, to AI," says</w:t>
      </w:r>
      <w:r w:rsidR="49935D3A" w:rsidRPr="4EF9D10E">
        <w:rPr>
          <w:rFonts w:ascii="Times New Roman" w:hAnsi="Times New Roman" w:cs="Times New Roman"/>
        </w:rPr>
        <w:t xml:space="preserve"> </w:t>
      </w:r>
      <w:r w:rsidR="49935D3A" w:rsidRPr="3D1C38F8">
        <w:rPr>
          <w:rFonts w:ascii="Times New Roman" w:hAnsi="Times New Roman" w:cs="Times New Roman"/>
        </w:rPr>
        <w:t>Dupont</w:t>
      </w:r>
      <w:r w:rsidR="6EC7D188" w:rsidRPr="3D1C38F8">
        <w:rPr>
          <w:rFonts w:ascii="Times New Roman" w:hAnsi="Times New Roman" w:cs="Times New Roman"/>
        </w:rPr>
        <w:t>.</w:t>
      </w:r>
      <w:r w:rsidRPr="009013FF">
        <w:rPr>
          <w:rFonts w:ascii="Times New Roman" w:hAnsi="Times New Roman" w:cs="Times New Roman"/>
        </w:rPr>
        <w:t xml:space="preserve"> </w:t>
      </w:r>
      <w:r w:rsidRPr="00EF435E">
        <w:rPr>
          <w:rFonts w:ascii="Times New Roman" w:hAnsi="Times New Roman" w:cs="Times New Roman"/>
        </w:rPr>
        <w:t xml:space="preserve">"It's like the USB-C </w:t>
      </w:r>
      <w:r w:rsidR="00637FFE">
        <w:rPr>
          <w:rFonts w:ascii="Times New Roman" w:hAnsi="Times New Roman" w:cs="Times New Roman"/>
        </w:rPr>
        <w:t xml:space="preserve">connecting </w:t>
      </w:r>
      <w:r w:rsidR="00C24D03">
        <w:rPr>
          <w:rFonts w:ascii="Times New Roman" w:hAnsi="Times New Roman" w:cs="Times New Roman"/>
        </w:rPr>
        <w:t>multiple</w:t>
      </w:r>
      <w:r w:rsidR="00637FFE">
        <w:rPr>
          <w:rFonts w:ascii="Times New Roman" w:hAnsi="Times New Roman" w:cs="Times New Roman"/>
        </w:rPr>
        <w:t xml:space="preserve"> </w:t>
      </w:r>
      <w:r w:rsidR="00617C4A">
        <w:rPr>
          <w:rFonts w:ascii="Times New Roman" w:hAnsi="Times New Roman" w:cs="Times New Roman"/>
        </w:rPr>
        <w:t>worlds</w:t>
      </w:r>
      <w:r w:rsidR="00617C4A" w:rsidRPr="00EF435E">
        <w:rPr>
          <w:rFonts w:ascii="Times New Roman" w:hAnsi="Times New Roman" w:cs="Times New Roman"/>
        </w:rPr>
        <w:t>”</w:t>
      </w:r>
      <w:r w:rsidRPr="009013FF">
        <w:rPr>
          <w:rFonts w:ascii="Times New Roman" w:hAnsi="Times New Roman" w:cs="Times New Roman"/>
        </w:rPr>
        <w:t xml:space="preserve"> one standard that reaches Salesforce, a calendar, a ticketing system, whatever the agent needs to touch, "bringing the data where it lives to AI, and also respecting governance and permission." An agent only sees, and only acts on, what the person behind it is </w:t>
      </w:r>
      <w:r w:rsidR="00947F6A" w:rsidRPr="009013FF">
        <w:rPr>
          <w:rFonts w:ascii="Times New Roman" w:hAnsi="Times New Roman" w:cs="Times New Roman"/>
        </w:rPr>
        <w:t>cleared</w:t>
      </w:r>
      <w:r w:rsidRPr="009013FF">
        <w:rPr>
          <w:rFonts w:ascii="Times New Roman" w:hAnsi="Times New Roman" w:cs="Times New Roman"/>
        </w:rPr>
        <w:t xml:space="preserve"> to see.</w:t>
      </w:r>
    </w:p>
    <w:p w14:paraId="399EF416" w14:textId="7318EB18" w:rsidR="009013FF" w:rsidRPr="009013FF" w:rsidRDefault="009013FF" w:rsidP="009013FF">
      <w:pPr>
        <w:rPr>
          <w:rFonts w:ascii="Times New Roman" w:hAnsi="Times New Roman" w:cs="Times New Roman"/>
        </w:rPr>
      </w:pPr>
      <w:r w:rsidRPr="00EF435E">
        <w:rPr>
          <w:rFonts w:ascii="Times New Roman" w:hAnsi="Times New Roman" w:cs="Times New Roman"/>
          <w:b/>
          <w:bCs/>
          <w:u w:val="single"/>
        </w:rPr>
        <w:t>Mosaic</w:t>
      </w:r>
      <w:r w:rsidRPr="009013FF">
        <w:rPr>
          <w:rFonts w:ascii="Times New Roman" w:hAnsi="Times New Roman" w:cs="Times New Roman"/>
        </w:rPr>
        <w:t xml:space="preserve"> is the layer that makes what comes through that connection trustworthy. Business logic — what a customer means, how a KPI is calculated, which rules apply — is defined once in Mosaic and enforced everywhere it's consumed, </w:t>
      </w:r>
      <w:r w:rsidR="6EC7D188" w:rsidRPr="7D2451BF">
        <w:rPr>
          <w:rFonts w:ascii="Times New Roman" w:hAnsi="Times New Roman" w:cs="Times New Roman"/>
        </w:rPr>
        <w:t>agent</w:t>
      </w:r>
      <w:r w:rsidR="74873D89" w:rsidRPr="7D2451BF">
        <w:rPr>
          <w:rFonts w:ascii="Times New Roman" w:hAnsi="Times New Roman" w:cs="Times New Roman"/>
        </w:rPr>
        <w:t>s</w:t>
      </w:r>
      <w:r w:rsidRPr="009013FF">
        <w:rPr>
          <w:rFonts w:ascii="Times New Roman" w:hAnsi="Times New Roman" w:cs="Times New Roman"/>
        </w:rPr>
        <w:t xml:space="preserve"> included. Rather than letting each model guess at how to translate a question into a query, Mosaic's engine generates the query deterministically. Ask the same question through five different agents and you get the same answer, because they're all working off the same definition instead of five separate guesses.</w:t>
      </w:r>
    </w:p>
    <w:p w14:paraId="2206C7F6" w14:textId="77777777" w:rsidR="009013FF" w:rsidRDefault="009013FF" w:rsidP="009013FF">
      <w:pPr>
        <w:rPr>
          <w:rFonts w:ascii="Times New Roman" w:hAnsi="Times New Roman" w:cs="Times New Roman"/>
        </w:rPr>
      </w:pPr>
      <w:r w:rsidRPr="009013FF">
        <w:rPr>
          <w:rFonts w:ascii="Times New Roman" w:hAnsi="Times New Roman" w:cs="Times New Roman"/>
        </w:rPr>
        <w:t>"Mosaic makes your data trustworthy," Dupont sums it up. "MCP makes it actionable."</w:t>
      </w:r>
    </w:p>
    <w:p w14:paraId="7C4D9350" w14:textId="17A3706B" w:rsidR="00B06CD0" w:rsidRPr="00FF233D" w:rsidRDefault="00B06CD0" w:rsidP="00B06CD0">
      <w:pPr>
        <w:rPr>
          <w:rFonts w:ascii="Times New Roman" w:hAnsi="Times New Roman" w:cs="Times New Roman"/>
          <w:sz w:val="28"/>
          <w:szCs w:val="28"/>
        </w:rPr>
      </w:pPr>
      <w:r w:rsidRPr="00FF233D">
        <w:rPr>
          <w:rFonts w:ascii="Times New Roman" w:hAnsi="Times New Roman" w:cs="Times New Roman"/>
          <w:b/>
          <w:bCs/>
          <w:sz w:val="28"/>
          <w:szCs w:val="28"/>
        </w:rPr>
        <w:t xml:space="preserve">Three </w:t>
      </w:r>
      <w:r w:rsidR="3AB3F161" w:rsidRPr="2F1FCA64">
        <w:rPr>
          <w:rFonts w:ascii="Times New Roman" w:hAnsi="Times New Roman" w:cs="Times New Roman"/>
          <w:b/>
          <w:bCs/>
          <w:sz w:val="28"/>
          <w:szCs w:val="28"/>
        </w:rPr>
        <w:t>R</w:t>
      </w:r>
      <w:r w:rsidRPr="2F1FCA64">
        <w:rPr>
          <w:rFonts w:ascii="Times New Roman" w:hAnsi="Times New Roman" w:cs="Times New Roman"/>
          <w:b/>
          <w:bCs/>
          <w:sz w:val="28"/>
          <w:szCs w:val="28"/>
        </w:rPr>
        <w:t>easons</w:t>
      </w:r>
      <w:r w:rsidRPr="00FF233D">
        <w:rPr>
          <w:rFonts w:ascii="Times New Roman" w:hAnsi="Times New Roman" w:cs="Times New Roman"/>
          <w:b/>
          <w:bCs/>
          <w:sz w:val="28"/>
          <w:szCs w:val="28"/>
        </w:rPr>
        <w:t xml:space="preserve"> Mosaic </w:t>
      </w:r>
      <w:r w:rsidR="04E69BFF" w:rsidRPr="2F1FCA64">
        <w:rPr>
          <w:rFonts w:ascii="Times New Roman" w:hAnsi="Times New Roman" w:cs="Times New Roman"/>
          <w:b/>
          <w:bCs/>
          <w:sz w:val="28"/>
          <w:szCs w:val="28"/>
        </w:rPr>
        <w:t>M</w:t>
      </w:r>
      <w:r w:rsidRPr="2F1FCA64">
        <w:rPr>
          <w:rFonts w:ascii="Times New Roman" w:hAnsi="Times New Roman" w:cs="Times New Roman"/>
          <w:b/>
          <w:bCs/>
          <w:sz w:val="28"/>
          <w:szCs w:val="28"/>
        </w:rPr>
        <w:t>atters</w:t>
      </w:r>
      <w:r w:rsidRPr="00FF233D">
        <w:rPr>
          <w:rFonts w:ascii="Times New Roman" w:hAnsi="Times New Roman" w:cs="Times New Roman"/>
          <w:b/>
          <w:bCs/>
          <w:sz w:val="28"/>
          <w:szCs w:val="28"/>
        </w:rPr>
        <w:t>:</w:t>
      </w:r>
    </w:p>
    <w:p w14:paraId="47196CCE" w14:textId="15DAA7A4" w:rsidR="00B06CD0" w:rsidRPr="00B06CD0" w:rsidRDefault="00B06CD0" w:rsidP="00B06CD0">
      <w:pPr>
        <w:numPr>
          <w:ilvl w:val="0"/>
          <w:numId w:val="1"/>
        </w:numPr>
        <w:rPr>
          <w:rFonts w:ascii="Times New Roman" w:hAnsi="Times New Roman" w:cs="Times New Roman"/>
        </w:rPr>
      </w:pPr>
      <w:r w:rsidRPr="00B06CD0">
        <w:rPr>
          <w:rFonts w:ascii="Times New Roman" w:hAnsi="Times New Roman" w:cs="Times New Roman"/>
          <w:b/>
          <w:bCs/>
        </w:rPr>
        <w:t>Trust</w:t>
      </w:r>
      <w:r w:rsidRPr="00B06CD0">
        <w:rPr>
          <w:rFonts w:ascii="Times New Roman" w:hAnsi="Times New Roman" w:cs="Times New Roman"/>
        </w:rPr>
        <w:t xml:space="preserve"> prevents AI from guessing at business definitions, ensuring consistent answers.</w:t>
      </w:r>
    </w:p>
    <w:p w14:paraId="357007B5" w14:textId="23B9E2CA" w:rsidR="00B06CD0" w:rsidRPr="00B06CD0" w:rsidRDefault="00B06CD0" w:rsidP="00B06CD0">
      <w:pPr>
        <w:numPr>
          <w:ilvl w:val="0"/>
          <w:numId w:val="1"/>
        </w:numPr>
        <w:rPr>
          <w:rFonts w:ascii="Times New Roman" w:hAnsi="Times New Roman" w:cs="Times New Roman"/>
        </w:rPr>
      </w:pPr>
      <w:r w:rsidRPr="00B06CD0">
        <w:rPr>
          <w:rFonts w:ascii="Times New Roman" w:hAnsi="Times New Roman" w:cs="Times New Roman"/>
          <w:b/>
          <w:bCs/>
        </w:rPr>
        <w:t>Cost</w:t>
      </w:r>
      <w:r w:rsidRPr="00B06CD0">
        <w:rPr>
          <w:rFonts w:ascii="Times New Roman" w:hAnsi="Times New Roman" w:cs="Times New Roman"/>
        </w:rPr>
        <w:t xml:space="preserve"> claimed ~56% reduction in data/cloud compute costs and 50%+ reduction in AI token costs due to better context.</w:t>
      </w:r>
    </w:p>
    <w:p w14:paraId="25E481AC" w14:textId="45F83EF5" w:rsidR="00B06CD0" w:rsidRPr="00B06CD0" w:rsidRDefault="00B06CD0" w:rsidP="00B06CD0">
      <w:pPr>
        <w:numPr>
          <w:ilvl w:val="0"/>
          <w:numId w:val="1"/>
        </w:numPr>
        <w:rPr>
          <w:rFonts w:ascii="Times New Roman" w:hAnsi="Times New Roman" w:cs="Times New Roman"/>
        </w:rPr>
      </w:pPr>
      <w:r w:rsidRPr="00B06CD0">
        <w:rPr>
          <w:rFonts w:ascii="Times New Roman" w:hAnsi="Times New Roman" w:cs="Times New Roman"/>
          <w:b/>
          <w:bCs/>
        </w:rPr>
        <w:lastRenderedPageBreak/>
        <w:t>Flexibility</w:t>
      </w:r>
      <w:r w:rsidRPr="00B06CD0">
        <w:rPr>
          <w:rFonts w:ascii="Times New Roman" w:hAnsi="Times New Roman" w:cs="Times New Roman"/>
        </w:rPr>
        <w:t xml:space="preserve"> decouples business logic from underlying tech (cloud, data platform, LLM), enabling "easy swaps" as technology changes.</w:t>
      </w:r>
    </w:p>
    <w:p w14:paraId="751B357D" w14:textId="77777777" w:rsidR="001D133C" w:rsidRPr="009013FF" w:rsidRDefault="001D133C" w:rsidP="009013FF">
      <w:pPr>
        <w:rPr>
          <w:rFonts w:ascii="Times New Roman" w:hAnsi="Times New Roman" w:cs="Times New Roman"/>
        </w:rPr>
      </w:pPr>
    </w:p>
    <w:p w14:paraId="7931E548" w14:textId="60EF3E60" w:rsidR="009013FF" w:rsidRPr="00FF233D" w:rsidRDefault="009013FF" w:rsidP="009013FF">
      <w:pPr>
        <w:rPr>
          <w:rFonts w:ascii="Times New Roman" w:hAnsi="Times New Roman" w:cs="Times New Roman"/>
          <w:b/>
          <w:bCs/>
          <w:sz w:val="28"/>
          <w:szCs w:val="28"/>
        </w:rPr>
      </w:pPr>
      <w:r w:rsidRPr="00FF233D">
        <w:rPr>
          <w:rFonts w:ascii="Times New Roman" w:hAnsi="Times New Roman" w:cs="Times New Roman"/>
          <w:b/>
          <w:bCs/>
          <w:sz w:val="28"/>
          <w:szCs w:val="28"/>
        </w:rPr>
        <w:t xml:space="preserve">The </w:t>
      </w:r>
      <w:r w:rsidR="00EF435E" w:rsidRPr="00FF233D">
        <w:rPr>
          <w:rFonts w:ascii="Times New Roman" w:hAnsi="Times New Roman" w:cs="Times New Roman"/>
          <w:b/>
          <w:bCs/>
          <w:sz w:val="28"/>
          <w:szCs w:val="28"/>
        </w:rPr>
        <w:t>C</w:t>
      </w:r>
      <w:r w:rsidRPr="00FF233D">
        <w:rPr>
          <w:rFonts w:ascii="Times New Roman" w:hAnsi="Times New Roman" w:cs="Times New Roman"/>
          <w:b/>
          <w:bCs/>
          <w:sz w:val="28"/>
          <w:szCs w:val="28"/>
        </w:rPr>
        <w:t xml:space="preserve">ost </w:t>
      </w:r>
      <w:r w:rsidR="00EF435E" w:rsidRPr="00FF233D">
        <w:rPr>
          <w:rFonts w:ascii="Times New Roman" w:hAnsi="Times New Roman" w:cs="Times New Roman"/>
          <w:b/>
          <w:bCs/>
          <w:sz w:val="28"/>
          <w:szCs w:val="28"/>
        </w:rPr>
        <w:t>P</w:t>
      </w:r>
      <w:r w:rsidRPr="00FF233D">
        <w:rPr>
          <w:rFonts w:ascii="Times New Roman" w:hAnsi="Times New Roman" w:cs="Times New Roman"/>
          <w:b/>
          <w:bCs/>
          <w:sz w:val="28"/>
          <w:szCs w:val="28"/>
        </w:rPr>
        <w:t xml:space="preserve">roblem </w:t>
      </w:r>
      <w:r w:rsidR="00EF435E" w:rsidRPr="00FF233D">
        <w:rPr>
          <w:rFonts w:ascii="Times New Roman" w:hAnsi="Times New Roman" w:cs="Times New Roman"/>
          <w:b/>
          <w:bCs/>
          <w:sz w:val="28"/>
          <w:szCs w:val="28"/>
        </w:rPr>
        <w:t>N</w:t>
      </w:r>
      <w:r w:rsidRPr="00FF233D">
        <w:rPr>
          <w:rFonts w:ascii="Times New Roman" w:hAnsi="Times New Roman" w:cs="Times New Roman"/>
          <w:b/>
          <w:bCs/>
          <w:sz w:val="28"/>
          <w:szCs w:val="28"/>
        </w:rPr>
        <w:t xml:space="preserve">obody </w:t>
      </w:r>
      <w:r w:rsidR="00EF435E" w:rsidRPr="00FF233D">
        <w:rPr>
          <w:rFonts w:ascii="Times New Roman" w:hAnsi="Times New Roman" w:cs="Times New Roman"/>
          <w:b/>
          <w:bCs/>
          <w:sz w:val="28"/>
          <w:szCs w:val="28"/>
        </w:rPr>
        <w:t>B</w:t>
      </w:r>
      <w:r w:rsidRPr="00FF233D">
        <w:rPr>
          <w:rFonts w:ascii="Times New Roman" w:hAnsi="Times New Roman" w:cs="Times New Roman"/>
          <w:b/>
          <w:bCs/>
          <w:sz w:val="28"/>
          <w:szCs w:val="28"/>
        </w:rPr>
        <w:t xml:space="preserve">udgets </w:t>
      </w:r>
      <w:r w:rsidR="00EF435E" w:rsidRPr="00FF233D">
        <w:rPr>
          <w:rFonts w:ascii="Times New Roman" w:hAnsi="Times New Roman" w:cs="Times New Roman"/>
          <w:b/>
          <w:bCs/>
          <w:sz w:val="28"/>
          <w:szCs w:val="28"/>
        </w:rPr>
        <w:t>F</w:t>
      </w:r>
      <w:r w:rsidRPr="00FF233D">
        <w:rPr>
          <w:rFonts w:ascii="Times New Roman" w:hAnsi="Times New Roman" w:cs="Times New Roman"/>
          <w:b/>
          <w:bCs/>
          <w:sz w:val="28"/>
          <w:szCs w:val="28"/>
        </w:rPr>
        <w:t>or</w:t>
      </w:r>
    </w:p>
    <w:p w14:paraId="0A35EED9" w14:textId="5D333D33" w:rsidR="009013FF" w:rsidRPr="009013FF" w:rsidRDefault="009013FF" w:rsidP="009013FF">
      <w:pPr>
        <w:rPr>
          <w:rFonts w:ascii="Times New Roman" w:hAnsi="Times New Roman" w:cs="Times New Roman"/>
        </w:rPr>
      </w:pPr>
      <w:r w:rsidRPr="009013FF">
        <w:rPr>
          <w:rFonts w:ascii="Times New Roman" w:hAnsi="Times New Roman" w:cs="Times New Roman"/>
        </w:rPr>
        <w:t xml:space="preserve">Trust is the headline issue, </w:t>
      </w:r>
      <w:r w:rsidR="00EF435E">
        <w:rPr>
          <w:rFonts w:ascii="Times New Roman" w:hAnsi="Times New Roman" w:cs="Times New Roman"/>
        </w:rPr>
        <w:t xml:space="preserve">but </w:t>
      </w:r>
      <w:r w:rsidRPr="009013FF">
        <w:rPr>
          <w:rFonts w:ascii="Times New Roman" w:hAnsi="Times New Roman" w:cs="Times New Roman"/>
        </w:rPr>
        <w:t>a quieter one</w:t>
      </w:r>
      <w:r w:rsidR="00EF435E">
        <w:rPr>
          <w:rFonts w:ascii="Times New Roman" w:hAnsi="Times New Roman" w:cs="Times New Roman"/>
        </w:rPr>
        <w:t xml:space="preserve"> is that</w:t>
      </w:r>
      <w:r w:rsidRPr="009013FF">
        <w:rPr>
          <w:rFonts w:ascii="Times New Roman" w:hAnsi="Times New Roman" w:cs="Times New Roman"/>
        </w:rPr>
        <w:t xml:space="preserve"> every bit of missing context an agent has to compensate for costs money.</w:t>
      </w:r>
    </w:p>
    <w:p w14:paraId="0517C3AF" w14:textId="225E22AE" w:rsidR="3BFC08FC" w:rsidRDefault="009013FF">
      <w:pPr>
        <w:ind w:firstLine="720"/>
        <w:rPr>
          <w:ins w:id="5" w:author="Socha, Beata" w:date="2026-07-22T18:53:00Z" w16du:dateUtc="2026-07-22T18:53:02Z"/>
        </w:rPr>
      </w:pPr>
      <w:r w:rsidRPr="009013FF">
        <w:rPr>
          <w:rFonts w:ascii="Times New Roman" w:hAnsi="Times New Roman" w:cs="Times New Roman"/>
        </w:rPr>
        <w:t>"Every unnecessary request, every clarification on a wrong assumption, burns tokens</w:t>
      </w:r>
      <w:r w:rsidR="0F262806" w:rsidRPr="0A5E4F7F">
        <w:rPr>
          <w:rFonts w:ascii="Times New Roman" w:hAnsi="Times New Roman" w:cs="Times New Roman"/>
        </w:rPr>
        <w:t>.</w:t>
      </w:r>
      <w:r w:rsidRPr="009013FF">
        <w:rPr>
          <w:rFonts w:ascii="Times New Roman" w:hAnsi="Times New Roman" w:cs="Times New Roman"/>
        </w:rPr>
        <w:t xml:space="preserve">" </w:t>
      </w:r>
    </w:p>
    <w:p w14:paraId="5218BFB1" w14:textId="1D1F773A" w:rsidR="009013FF" w:rsidRPr="009013FF" w:rsidRDefault="009013FF" w:rsidP="009013FF">
      <w:pPr>
        <w:rPr>
          <w:rFonts w:ascii="Times New Roman" w:hAnsi="Times New Roman" w:cs="Times New Roman"/>
        </w:rPr>
      </w:pPr>
      <w:r w:rsidRPr="009013FF">
        <w:rPr>
          <w:rFonts w:ascii="Times New Roman" w:hAnsi="Times New Roman" w:cs="Times New Roman"/>
        </w:rPr>
        <w:t>Multiply that by an organization running the same kind of query thousands, or tens of thousands, of times, and the waste stops being trivial. Feeding agents pre-defined business logic instead of a raw schema cuts token consumption by roughly 37% per query on average, climbing to 50–70% at production scale</w:t>
      </w:r>
      <w:r w:rsidR="00EF435E">
        <w:rPr>
          <w:rFonts w:ascii="Times New Roman" w:hAnsi="Times New Roman" w:cs="Times New Roman"/>
        </w:rPr>
        <w:t>,</w:t>
      </w:r>
      <w:r w:rsidRPr="009013FF">
        <w:rPr>
          <w:rFonts w:ascii="Times New Roman" w:hAnsi="Times New Roman" w:cs="Times New Roman"/>
        </w:rPr>
        <w:t xml:space="preserve"> and higher still for agents built to take direct advantage of it. On the infrastructure side</w:t>
      </w:r>
      <w:r w:rsidR="26161BCE" w:rsidRPr="07E81B7D">
        <w:rPr>
          <w:rFonts w:ascii="Times New Roman" w:hAnsi="Times New Roman" w:cs="Times New Roman"/>
        </w:rPr>
        <w:t>,</w:t>
      </w:r>
      <w:r w:rsidR="26161BCE" w:rsidRPr="23C47CC5">
        <w:rPr>
          <w:rFonts w:ascii="Times New Roman" w:hAnsi="Times New Roman" w:cs="Times New Roman"/>
        </w:rPr>
        <w:t xml:space="preserve"> </w:t>
      </w:r>
      <w:r w:rsidR="26161BCE" w:rsidRPr="4CBD47B9">
        <w:rPr>
          <w:rFonts w:ascii="Times New Roman" w:hAnsi="Times New Roman" w:cs="Times New Roman"/>
        </w:rPr>
        <w:t xml:space="preserve">consumption </w:t>
      </w:r>
      <w:r w:rsidR="007618EC" w:rsidRPr="4CBD47B9">
        <w:rPr>
          <w:rFonts w:ascii="Times New Roman" w:hAnsi="Times New Roman" w:cs="Times New Roman"/>
        </w:rPr>
        <w:t>costs</w:t>
      </w:r>
      <w:r w:rsidR="26161BCE" w:rsidRPr="4CBD47B9">
        <w:rPr>
          <w:rFonts w:ascii="Times New Roman" w:hAnsi="Times New Roman" w:cs="Times New Roman"/>
        </w:rPr>
        <w:t xml:space="preserve"> </w:t>
      </w:r>
      <w:r w:rsidR="26161BCE" w:rsidRPr="4F129E4D">
        <w:rPr>
          <w:rFonts w:ascii="Times New Roman" w:hAnsi="Times New Roman" w:cs="Times New Roman"/>
        </w:rPr>
        <w:t>drop</w:t>
      </w:r>
      <w:r w:rsidR="26161BCE" w:rsidRPr="5BE7BAD5">
        <w:rPr>
          <w:rFonts w:ascii="Times New Roman" w:hAnsi="Times New Roman" w:cs="Times New Roman"/>
        </w:rPr>
        <w:t xml:space="preserve"> </w:t>
      </w:r>
      <w:r w:rsidR="26161BCE" w:rsidRPr="50C4F03D">
        <w:rPr>
          <w:rFonts w:ascii="Times New Roman" w:hAnsi="Times New Roman" w:cs="Times New Roman"/>
        </w:rPr>
        <w:t>by 56</w:t>
      </w:r>
      <w:r w:rsidR="26161BCE" w:rsidRPr="3AA0A1BE">
        <w:rPr>
          <w:rFonts w:ascii="Times New Roman" w:hAnsi="Times New Roman" w:cs="Times New Roman"/>
        </w:rPr>
        <w:t xml:space="preserve">%, </w:t>
      </w:r>
      <w:r w:rsidRPr="009013FF">
        <w:rPr>
          <w:rFonts w:ascii="Times New Roman" w:hAnsi="Times New Roman" w:cs="Times New Roman"/>
        </w:rPr>
        <w:t>largely from caching that keeps repeat queries from hitting the warehouse at all.</w:t>
      </w:r>
    </w:p>
    <w:p w14:paraId="191C20A8" w14:textId="77777777" w:rsidR="00EF435E" w:rsidRDefault="00EF435E" w:rsidP="009013FF">
      <w:pPr>
        <w:rPr>
          <w:rFonts w:ascii="Times New Roman" w:hAnsi="Times New Roman" w:cs="Times New Roman"/>
        </w:rPr>
      </w:pPr>
    </w:p>
    <w:p w14:paraId="0BA6B28A" w14:textId="70BB39B3" w:rsidR="009013FF" w:rsidRPr="00FF233D" w:rsidRDefault="009013FF" w:rsidP="009013FF">
      <w:pPr>
        <w:rPr>
          <w:rFonts w:ascii="Times New Roman" w:hAnsi="Times New Roman" w:cs="Times New Roman"/>
          <w:b/>
          <w:bCs/>
          <w:sz w:val="28"/>
          <w:szCs w:val="28"/>
        </w:rPr>
      </w:pPr>
      <w:r w:rsidRPr="00FF233D">
        <w:rPr>
          <w:rFonts w:ascii="Times New Roman" w:hAnsi="Times New Roman" w:cs="Times New Roman"/>
          <w:b/>
          <w:bCs/>
          <w:sz w:val="28"/>
          <w:szCs w:val="28"/>
        </w:rPr>
        <w:t xml:space="preserve">Nothing to </w:t>
      </w:r>
      <w:r w:rsidR="00EF435E" w:rsidRPr="00FF233D">
        <w:rPr>
          <w:rFonts w:ascii="Times New Roman" w:hAnsi="Times New Roman" w:cs="Times New Roman"/>
          <w:b/>
          <w:bCs/>
          <w:sz w:val="28"/>
          <w:szCs w:val="28"/>
        </w:rPr>
        <w:t>M</w:t>
      </w:r>
      <w:r w:rsidRPr="00FF233D">
        <w:rPr>
          <w:rFonts w:ascii="Times New Roman" w:hAnsi="Times New Roman" w:cs="Times New Roman"/>
          <w:b/>
          <w:bCs/>
          <w:sz w:val="28"/>
          <w:szCs w:val="28"/>
        </w:rPr>
        <w:t>igrate</w:t>
      </w:r>
    </w:p>
    <w:p w14:paraId="151C0A30" w14:textId="77777777" w:rsidR="009013FF" w:rsidRPr="009013FF" w:rsidRDefault="009013FF" w:rsidP="009013FF">
      <w:pPr>
        <w:rPr>
          <w:rFonts w:ascii="Times New Roman" w:hAnsi="Times New Roman" w:cs="Times New Roman"/>
        </w:rPr>
      </w:pPr>
      <w:r w:rsidRPr="009013FF">
        <w:rPr>
          <w:rFonts w:ascii="Times New Roman" w:hAnsi="Times New Roman" w:cs="Times New Roman"/>
        </w:rPr>
        <w:t>The other objection Dupont hears constantly is really a question about lock-in: does adopting this mean re-platforming?</w:t>
      </w:r>
    </w:p>
    <w:p w14:paraId="6BD3A2D8" w14:textId="668C7AC8" w:rsidR="009013FF" w:rsidRPr="009013FF" w:rsidRDefault="009013FF" w:rsidP="009013FF">
      <w:pPr>
        <w:rPr>
          <w:ins w:id="6" w:author="Socha, Beata" w:date="2026-07-22T19:54:00Z" w16du:dateUtc="2026-07-22T19:54:59Z"/>
        </w:rPr>
      </w:pPr>
      <w:r w:rsidRPr="009013FF">
        <w:rPr>
          <w:rFonts w:ascii="Times New Roman" w:hAnsi="Times New Roman" w:cs="Times New Roman"/>
        </w:rPr>
        <w:t xml:space="preserve">"Technology changes faster than business definitions," he says. </w:t>
      </w:r>
    </w:p>
    <w:p w14:paraId="1E6485DE" w14:textId="2CEA104E" w:rsidR="009013FF" w:rsidRPr="009013FF" w:rsidRDefault="009013FF">
      <w:pPr>
        <w:ind w:left="720"/>
        <w:rPr>
          <w:ins w:id="7" w:author="Socha, Beata" w:date="2026-07-22T19:54:00Z" w16du:dateUtc="2026-07-22T19:54:57Z"/>
        </w:rPr>
        <w:pPrChange w:id="8" w:author="Socha, Beata" w:date="2026-07-22T12:55:00Z" w16du:dateUtc="2026-07-22T19:55:00Z">
          <w:pPr/>
        </w:pPrChange>
      </w:pPr>
      <w:r w:rsidRPr="009013FF">
        <w:rPr>
          <w:rFonts w:ascii="Times New Roman" w:hAnsi="Times New Roman" w:cs="Times New Roman"/>
        </w:rPr>
        <w:t xml:space="preserve">"Cloud evolves, data platforms evolve, AI models evolve. Your revenue, your customer base, your margin definition — that shouldn't have to change every time." </w:t>
      </w:r>
    </w:p>
    <w:p w14:paraId="583F381D" w14:textId="3B5D1628" w:rsidR="00FF233D" w:rsidRPr="00853E72" w:rsidRDefault="009013FF" w:rsidP="009013FF">
      <w:pPr>
        <w:rPr>
          <w:rFonts w:ascii="Times New Roman" w:hAnsi="Times New Roman" w:cs="Times New Roman"/>
        </w:rPr>
      </w:pPr>
      <w:r w:rsidRPr="009013FF">
        <w:rPr>
          <w:rFonts w:ascii="Times New Roman" w:hAnsi="Times New Roman" w:cs="Times New Roman"/>
        </w:rPr>
        <w:t xml:space="preserve">Because Mosaic sits as an independent layer above the LLM, the cloud, and the database rather than inside any one of them, switching any single piece </w:t>
      </w:r>
      <w:r w:rsidR="00FF233D">
        <w:rPr>
          <w:rFonts w:ascii="Times New Roman" w:hAnsi="Times New Roman" w:cs="Times New Roman"/>
        </w:rPr>
        <w:t>(</w:t>
      </w:r>
      <w:r w:rsidRPr="009013FF">
        <w:rPr>
          <w:rFonts w:ascii="Times New Roman" w:hAnsi="Times New Roman" w:cs="Times New Roman"/>
        </w:rPr>
        <w:t>a new model, a different warehouse</w:t>
      </w:r>
      <w:r w:rsidR="00FF233D">
        <w:rPr>
          <w:rFonts w:ascii="Times New Roman" w:hAnsi="Times New Roman" w:cs="Times New Roman"/>
        </w:rPr>
        <w:t>)</w:t>
      </w:r>
      <w:r w:rsidRPr="009013FF">
        <w:rPr>
          <w:rFonts w:ascii="Times New Roman" w:hAnsi="Times New Roman" w:cs="Times New Roman"/>
        </w:rPr>
        <w:t xml:space="preserve"> doesn't touch the business logic underneath it. Dupont calls it "the easy swap": change what you consume with, or change where the data lives, and the definitions travel with you either way.</w:t>
      </w:r>
    </w:p>
    <w:p w14:paraId="539FE7A6" w14:textId="77777777" w:rsidR="00853E72" w:rsidRDefault="00853E72" w:rsidP="009013FF">
      <w:pPr>
        <w:rPr>
          <w:rFonts w:ascii="Times New Roman" w:hAnsi="Times New Roman" w:cs="Times New Roman"/>
          <w:b/>
          <w:bCs/>
          <w:sz w:val="28"/>
          <w:szCs w:val="28"/>
        </w:rPr>
      </w:pPr>
    </w:p>
    <w:p w14:paraId="08BCCD7B" w14:textId="77777777" w:rsidR="00A11267" w:rsidRDefault="002D072A" w:rsidP="009013FF">
      <w:pPr>
        <w:rPr>
          <w:rFonts w:ascii="Times New Roman" w:hAnsi="Times New Roman" w:cs="Times New Roman"/>
          <w:b/>
          <w:bCs/>
          <w:sz w:val="28"/>
          <w:szCs w:val="28"/>
        </w:rPr>
      </w:pPr>
      <w:r>
        <w:rPr>
          <w:rFonts w:ascii="Times New Roman" w:hAnsi="Times New Roman" w:cs="Times New Roman"/>
          <w:b/>
          <w:bCs/>
          <w:sz w:val="28"/>
          <w:szCs w:val="28"/>
        </w:rPr>
        <w:t>Recap</w:t>
      </w:r>
    </w:p>
    <w:p w14:paraId="684C43ED" w14:textId="5F382A54" w:rsidR="00FF233D" w:rsidRPr="00A11267" w:rsidRDefault="00D819D5" w:rsidP="009013FF">
      <w:pPr>
        <w:rPr>
          <w:rFonts w:ascii="Times New Roman" w:hAnsi="Times New Roman" w:cs="Times New Roman"/>
          <w:b/>
          <w:bCs/>
          <w:sz w:val="28"/>
          <w:szCs w:val="28"/>
        </w:rPr>
      </w:pPr>
      <w:r w:rsidRPr="00D819D5">
        <w:rPr>
          <w:rFonts w:ascii="Times New Roman" w:hAnsi="Times New Roman" w:cs="Times New Roman"/>
        </w:rPr>
        <w:t xml:space="preserve">An AI agent without business context </w:t>
      </w:r>
      <w:r w:rsidR="00261A65" w:rsidRPr="003419AA">
        <w:rPr>
          <w:rFonts w:ascii="Times New Roman" w:hAnsi="Times New Roman" w:cs="Times New Roman"/>
        </w:rPr>
        <w:t>doesn't know it's guessing, so it sounds just as confident whether it's right or wrong</w:t>
      </w:r>
      <w:r w:rsidRPr="00D819D5">
        <w:rPr>
          <w:rFonts w:ascii="Times New Roman" w:hAnsi="Times New Roman" w:cs="Times New Roman"/>
        </w:rPr>
        <w:t xml:space="preserve">. </w:t>
      </w:r>
      <w:r w:rsidR="00261A65" w:rsidRPr="003419AA">
        <w:rPr>
          <w:rFonts w:ascii="Times New Roman" w:hAnsi="Times New Roman" w:cs="Times New Roman"/>
        </w:rPr>
        <w:t>Closing that gap takes two pieces</w:t>
      </w:r>
      <w:r w:rsidRPr="00D819D5">
        <w:rPr>
          <w:rFonts w:ascii="Times New Roman" w:hAnsi="Times New Roman" w:cs="Times New Roman"/>
        </w:rPr>
        <w:t>: MCP connects the agent to your systems so it can</w:t>
      </w:r>
      <w:r w:rsidR="00261A65">
        <w:rPr>
          <w:rFonts w:ascii="Times New Roman" w:hAnsi="Times New Roman" w:cs="Times New Roman"/>
        </w:rPr>
        <w:t xml:space="preserve"> </w:t>
      </w:r>
      <w:r w:rsidRPr="00D819D5">
        <w:rPr>
          <w:rFonts w:ascii="Times New Roman" w:hAnsi="Times New Roman" w:cs="Times New Roman"/>
        </w:rPr>
        <w:t xml:space="preserve">take action, and Mosaic makes sure what </w:t>
      </w:r>
      <w:r w:rsidR="00261A65">
        <w:rPr>
          <w:rFonts w:ascii="Times New Roman" w:hAnsi="Times New Roman" w:cs="Times New Roman"/>
        </w:rPr>
        <w:t>the</w:t>
      </w:r>
      <w:r w:rsidR="00BC4A3E">
        <w:rPr>
          <w:rFonts w:ascii="Times New Roman" w:hAnsi="Times New Roman" w:cs="Times New Roman"/>
        </w:rPr>
        <w:t xml:space="preserve"> agent </w:t>
      </w:r>
      <w:r w:rsidRPr="00D819D5">
        <w:rPr>
          <w:rFonts w:ascii="Times New Roman" w:hAnsi="Times New Roman" w:cs="Times New Roman"/>
        </w:rPr>
        <w:t>finds is correct</w:t>
      </w:r>
      <w:r w:rsidR="00261A65">
        <w:rPr>
          <w:rFonts w:ascii="Times New Roman" w:hAnsi="Times New Roman" w:cs="Times New Roman"/>
        </w:rPr>
        <w:t>, so</w:t>
      </w:r>
      <w:r w:rsidRPr="00D819D5">
        <w:rPr>
          <w:rFonts w:ascii="Times New Roman" w:hAnsi="Times New Roman" w:cs="Times New Roman"/>
        </w:rPr>
        <w:t xml:space="preserve"> one definition</w:t>
      </w:r>
      <w:r w:rsidR="00261A65">
        <w:rPr>
          <w:rFonts w:ascii="Times New Roman" w:hAnsi="Times New Roman" w:cs="Times New Roman"/>
        </w:rPr>
        <w:t xml:space="preserve"> is</w:t>
      </w:r>
      <w:r w:rsidRPr="00D819D5">
        <w:rPr>
          <w:rFonts w:ascii="Times New Roman" w:hAnsi="Times New Roman" w:cs="Times New Roman"/>
        </w:rPr>
        <w:t xml:space="preserve"> used the same way everywhere. Together</w:t>
      </w:r>
      <w:r w:rsidR="0000033A">
        <w:rPr>
          <w:rFonts w:ascii="Times New Roman" w:hAnsi="Times New Roman" w:cs="Times New Roman"/>
        </w:rPr>
        <w:t>,</w:t>
      </w:r>
      <w:r w:rsidR="00853E72">
        <w:rPr>
          <w:rFonts w:ascii="Times New Roman" w:hAnsi="Times New Roman" w:cs="Times New Roman"/>
        </w:rPr>
        <w:t xml:space="preserve"> </w:t>
      </w:r>
      <w:r w:rsidRPr="00D819D5">
        <w:rPr>
          <w:rFonts w:ascii="Times New Roman" w:hAnsi="Times New Roman" w:cs="Times New Roman"/>
        </w:rPr>
        <w:t>they make agents more trustworthy, cheaper to run, and easy to set up without changing your existing tech</w:t>
      </w:r>
      <w:r w:rsidR="0000033A">
        <w:rPr>
          <w:rFonts w:ascii="Times New Roman" w:hAnsi="Times New Roman" w:cs="Times New Roman"/>
        </w:rPr>
        <w:t xml:space="preserve"> stack</w:t>
      </w:r>
      <w:r w:rsidRPr="00D819D5">
        <w:rPr>
          <w:rFonts w:ascii="Times New Roman" w:hAnsi="Times New Roman" w:cs="Times New Roman"/>
        </w:rPr>
        <w:t>.</w:t>
      </w:r>
    </w:p>
    <w:p w14:paraId="741AD5D0" w14:textId="77777777" w:rsidR="00FF233D" w:rsidRDefault="00FF233D" w:rsidP="009013FF">
      <w:pPr>
        <w:rPr>
          <w:rFonts w:ascii="Times New Roman" w:hAnsi="Times New Roman" w:cs="Times New Roman"/>
          <w:b/>
          <w:bCs/>
        </w:rPr>
      </w:pPr>
    </w:p>
    <w:p w14:paraId="6A1B41D8" w14:textId="77777777" w:rsidR="00FF233D" w:rsidRDefault="00FF233D" w:rsidP="009013FF">
      <w:pPr>
        <w:rPr>
          <w:rFonts w:ascii="Times New Roman" w:hAnsi="Times New Roman" w:cs="Times New Roman"/>
          <w:b/>
          <w:bCs/>
        </w:rPr>
      </w:pPr>
    </w:p>
    <w:p w14:paraId="7DD720FB" w14:textId="4139670B" w:rsidR="009013FF" w:rsidRPr="00FF233D" w:rsidRDefault="009013FF" w:rsidP="009013FF">
      <w:pPr>
        <w:rPr>
          <w:rFonts w:ascii="Times New Roman" w:hAnsi="Times New Roman" w:cs="Times New Roman"/>
          <w:b/>
          <w:bCs/>
          <w:sz w:val="28"/>
          <w:szCs w:val="28"/>
        </w:rPr>
      </w:pPr>
      <w:r w:rsidRPr="00FF233D">
        <w:rPr>
          <w:rFonts w:ascii="Times New Roman" w:hAnsi="Times New Roman" w:cs="Times New Roman"/>
          <w:b/>
          <w:bCs/>
          <w:sz w:val="28"/>
          <w:szCs w:val="28"/>
        </w:rPr>
        <w:t>F</w:t>
      </w:r>
      <w:r w:rsidR="00FF233D" w:rsidRPr="00FF233D">
        <w:rPr>
          <w:rFonts w:ascii="Times New Roman" w:hAnsi="Times New Roman" w:cs="Times New Roman"/>
          <w:b/>
          <w:bCs/>
          <w:sz w:val="28"/>
          <w:szCs w:val="28"/>
        </w:rPr>
        <w:t xml:space="preserve">requently Asked Questions </w:t>
      </w:r>
    </w:p>
    <w:p w14:paraId="411947F3" w14:textId="77777777" w:rsidR="009013FF" w:rsidRPr="009013FF" w:rsidRDefault="009013FF" w:rsidP="009013FF">
      <w:pPr>
        <w:rPr>
          <w:rFonts w:ascii="Times New Roman" w:hAnsi="Times New Roman" w:cs="Times New Roman"/>
        </w:rPr>
      </w:pPr>
      <w:r w:rsidRPr="009013FF">
        <w:rPr>
          <w:rFonts w:ascii="Times New Roman" w:hAnsi="Times New Roman" w:cs="Times New Roman"/>
          <w:b/>
          <w:bCs/>
        </w:rPr>
        <w:t>We already use an orchestrator for AI automation. Why do we need a semantic layer too?</w:t>
      </w:r>
      <w:r w:rsidRPr="009013FF">
        <w:rPr>
          <w:rFonts w:ascii="Times New Roman" w:hAnsi="Times New Roman" w:cs="Times New Roman"/>
        </w:rPr>
        <w:t xml:space="preserve"> They're complementary, not competing. An orchestrator decides what to do next; it still needs to know what's true. Without a semantic layer feeding it governed definitions, an orchestrator is working from the same guesses any ungrounded model would make — and often at real expense, since orchestration platforms aren't cheap to run on wasted tokens. Connecting a semantic layer via MCP gives the orchestrator a single version of the truth to work from, and Mosaic's token savings apply just as much to orchestrated workflows as to a single agent.</w:t>
      </w:r>
    </w:p>
    <w:p w14:paraId="01EA1E68" w14:textId="56CF9EF5" w:rsidR="009013FF" w:rsidRPr="009013FF" w:rsidRDefault="009013FF" w:rsidP="009013FF">
      <w:pPr>
        <w:rPr>
          <w:rFonts w:ascii="Times New Roman" w:hAnsi="Times New Roman" w:cs="Times New Roman"/>
        </w:rPr>
      </w:pPr>
      <w:r w:rsidRPr="009013FF">
        <w:rPr>
          <w:rFonts w:ascii="Times New Roman" w:hAnsi="Times New Roman" w:cs="Times New Roman"/>
          <w:b/>
          <w:bCs/>
        </w:rPr>
        <w:t>How do we stop an agent from seeing data it shouldn't?</w:t>
      </w:r>
      <w:r w:rsidRPr="009013FF">
        <w:rPr>
          <w:rFonts w:ascii="Times New Roman" w:hAnsi="Times New Roman" w:cs="Times New Roman"/>
        </w:rPr>
        <w:t xml:space="preserve"> Through the same governance MCP was built around. A user connects via single sign-on, their identity carries through to Mosaic, and Mosaic only exposes the models and rows that person — or the agent acting on their behalf — is already cleared to see. Access control lists and row-level security apply on top, so an agent inherits the same restrictions a human user would have, nothing more.</w:t>
      </w:r>
    </w:p>
    <w:p w14:paraId="0D9D2931" w14:textId="0D7BD60A" w:rsidR="009013FF" w:rsidRPr="009013FF" w:rsidRDefault="009013FF" w:rsidP="009013FF">
      <w:pPr>
        <w:rPr>
          <w:rFonts w:ascii="Times New Roman" w:hAnsi="Times New Roman" w:cs="Times New Roman"/>
        </w:rPr>
      </w:pPr>
      <w:r w:rsidRPr="009013FF">
        <w:rPr>
          <w:rFonts w:ascii="Times New Roman" w:hAnsi="Times New Roman" w:cs="Times New Roman"/>
          <w:b/>
          <w:bCs/>
        </w:rPr>
        <w:t>We don't have MCP enabled yet. How do we test it?</w:t>
      </w:r>
      <w:r w:rsidRPr="009013FF">
        <w:rPr>
          <w:rFonts w:ascii="Times New Roman" w:hAnsi="Times New Roman" w:cs="Times New Roman"/>
        </w:rPr>
        <w:t xml:space="preserve"> Start with one concrete use case rather than a broad rollout. A scoped pilot</w:t>
      </w:r>
      <w:r w:rsidR="00FF233D">
        <w:rPr>
          <w:rFonts w:ascii="Times New Roman" w:hAnsi="Times New Roman" w:cs="Times New Roman"/>
        </w:rPr>
        <w:t xml:space="preserve"> </w:t>
      </w:r>
      <w:r w:rsidRPr="009013FF">
        <w:rPr>
          <w:rFonts w:ascii="Times New Roman" w:hAnsi="Times New Roman" w:cs="Times New Roman"/>
        </w:rPr>
        <w:t>is enough to evaluate whether the approach fits before committing further.</w:t>
      </w:r>
    </w:p>
    <w:p w14:paraId="6141F320" w14:textId="04B54724" w:rsidR="009013FF" w:rsidRPr="009013FF" w:rsidRDefault="009013FF" w:rsidP="009013FF">
      <w:pPr>
        <w:rPr>
          <w:rFonts w:ascii="Times New Roman" w:hAnsi="Times New Roman" w:cs="Times New Roman"/>
        </w:rPr>
      </w:pPr>
      <w:r w:rsidRPr="009013FF">
        <w:rPr>
          <w:rFonts w:ascii="Times New Roman" w:hAnsi="Times New Roman" w:cs="Times New Roman"/>
          <w:b/>
          <w:bCs/>
        </w:rPr>
        <w:t>How hard is it to actually implement?</w:t>
      </w:r>
      <w:r w:rsidRPr="009013FF">
        <w:rPr>
          <w:rFonts w:ascii="Times New Roman" w:hAnsi="Times New Roman" w:cs="Times New Roman"/>
        </w:rPr>
        <w:t xml:space="preserve"> </w:t>
      </w:r>
      <w:r w:rsidR="00FF233D">
        <w:rPr>
          <w:rFonts w:ascii="Times New Roman" w:hAnsi="Times New Roman" w:cs="Times New Roman"/>
        </w:rPr>
        <w:t xml:space="preserve">Not </w:t>
      </w:r>
      <w:r w:rsidRPr="009013FF">
        <w:rPr>
          <w:rFonts w:ascii="Times New Roman" w:hAnsi="Times New Roman" w:cs="Times New Roman"/>
        </w:rPr>
        <w:t>very</w:t>
      </w:r>
      <w:r w:rsidR="00FF233D">
        <w:rPr>
          <w:rFonts w:ascii="Times New Roman" w:hAnsi="Times New Roman" w:cs="Times New Roman"/>
        </w:rPr>
        <w:t xml:space="preserve"> difficult,</w:t>
      </w:r>
      <w:r w:rsidRPr="009013FF">
        <w:rPr>
          <w:rFonts w:ascii="Times New Roman" w:hAnsi="Times New Roman" w:cs="Times New Roman"/>
        </w:rPr>
        <w:t xml:space="preserve"> an MCP connector is typically a couple of configuration lines: an endpoint and a way to pass through your single sign-on token. The real variable isn't the technical lift, it's whether your organization already has an AI strategy and a data processing agreement in place with whichever LLM you're exposing data to. </w:t>
      </w:r>
    </w:p>
    <w:p w14:paraId="3A18F78E" w14:textId="419943B0" w:rsidR="009013FF" w:rsidRPr="009013FF" w:rsidRDefault="009013FF" w:rsidP="009013FF">
      <w:pPr>
        <w:rPr>
          <w:rFonts w:ascii="Times New Roman" w:hAnsi="Times New Roman" w:cs="Times New Roman"/>
        </w:rPr>
      </w:pPr>
      <w:r w:rsidRPr="009013FF">
        <w:rPr>
          <w:rFonts w:ascii="Times New Roman" w:hAnsi="Times New Roman" w:cs="Times New Roman"/>
          <w:b/>
          <w:bCs/>
        </w:rPr>
        <w:t>Does this only work with one LLM?</w:t>
      </w:r>
      <w:r w:rsidRPr="009013FF">
        <w:rPr>
          <w:rFonts w:ascii="Times New Roman" w:hAnsi="Times New Roman" w:cs="Times New Roman"/>
        </w:rPr>
        <w:t xml:space="preserve"> No. MCP is supported across the major enterprise LLMs, and Mosaic is built to be model-agnostic by design</w:t>
      </w:r>
      <w:r w:rsidR="00FF233D">
        <w:rPr>
          <w:rFonts w:ascii="Times New Roman" w:hAnsi="Times New Roman" w:cs="Times New Roman"/>
        </w:rPr>
        <w:t>,</w:t>
      </w:r>
      <w:r w:rsidRPr="009013FF">
        <w:rPr>
          <w:rFonts w:ascii="Times New Roman" w:hAnsi="Times New Roman" w:cs="Times New Roman"/>
        </w:rPr>
        <w:t xml:space="preserve"> that's the point of separating the semantic layer from the model. Whatever LLM your organization standardizes on today, or switches to later, the underlying business definitions don't change.</w:t>
      </w:r>
    </w:p>
    <w:p w14:paraId="6ADDCFC3" w14:textId="2A6BA1EF" w:rsidR="009013FF" w:rsidRPr="009013FF" w:rsidRDefault="009013FF" w:rsidP="009013FF">
      <w:pPr>
        <w:rPr>
          <w:rFonts w:ascii="Times New Roman" w:hAnsi="Times New Roman" w:cs="Times New Roman"/>
        </w:rPr>
      </w:pPr>
      <w:r w:rsidRPr="009013FF">
        <w:rPr>
          <w:rFonts w:ascii="Times New Roman" w:hAnsi="Times New Roman" w:cs="Times New Roman"/>
          <w:b/>
          <w:bCs/>
        </w:rPr>
        <w:t>We already know what a semantic layer is. What's different here?</w:t>
      </w:r>
      <w:r w:rsidRPr="009013FF">
        <w:rPr>
          <w:rFonts w:ascii="Times New Roman" w:hAnsi="Times New Roman" w:cs="Times New Roman"/>
        </w:rPr>
        <w:t xml:space="preserve"> Three things, mainly. </w:t>
      </w:r>
      <w:r w:rsidRPr="00FF233D">
        <w:rPr>
          <w:rFonts w:ascii="Times New Roman" w:hAnsi="Times New Roman" w:cs="Times New Roman"/>
        </w:rPr>
        <w:t>First,</w:t>
      </w:r>
      <w:r w:rsidRPr="009013FF">
        <w:rPr>
          <w:rFonts w:ascii="Times New Roman" w:hAnsi="Times New Roman" w:cs="Times New Roman"/>
        </w:rPr>
        <w:t xml:space="preserve"> determinism: Mosaic generates SQL itself rather than letting an LLM guess at it, which is what makes answers consistent across models and runs. Second, cost: the token and infrastructure savings are measured, not theoretical. Third, governance: a built-in oversight layer (Sentinel) gives visibility into agent usage, risk patterns, and cost</w:t>
      </w:r>
      <w:r w:rsidR="00FF233D">
        <w:rPr>
          <w:rFonts w:ascii="Times New Roman" w:hAnsi="Times New Roman" w:cs="Times New Roman"/>
        </w:rPr>
        <w:t>.</w:t>
      </w:r>
    </w:p>
    <w:p w14:paraId="61AC4AFB" w14:textId="77777777" w:rsidR="009013FF" w:rsidRPr="009013FF" w:rsidRDefault="009013FF">
      <w:pPr>
        <w:rPr>
          <w:rFonts w:ascii="Times New Roman" w:hAnsi="Times New Roman" w:cs="Times New Roman"/>
        </w:rPr>
      </w:pPr>
    </w:p>
    <w:sectPr w:rsidR="009013FF" w:rsidRPr="009013F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ocha, Beata" w:date="2026-07-22T20:54:00Z" w:initials="SB">
    <w:p w14:paraId="704545CB" w14:textId="724DB5FA" w:rsidR="00C6325D" w:rsidRDefault="00C6325D">
      <w:r>
        <w:annotationRef/>
      </w:r>
      <w:r w:rsidRPr="49651E0D">
        <w:t>Please add Francois's full job title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4545C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F33A88" w16cex:dateUtc="2026-07-22T18: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4545CB" w16cid:durableId="0DF33A8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52C42"/>
    <w:multiLevelType w:val="multilevel"/>
    <w:tmpl w:val="1A408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4D66A6"/>
    <w:multiLevelType w:val="multilevel"/>
    <w:tmpl w:val="555A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752C4D"/>
    <w:multiLevelType w:val="multilevel"/>
    <w:tmpl w:val="95AE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969756">
    <w:abstractNumId w:val="0"/>
  </w:num>
  <w:num w:numId="2" w16cid:durableId="1553271938">
    <w:abstractNumId w:val="2"/>
  </w:num>
  <w:num w:numId="3" w16cid:durableId="32640085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cha, Beata">
    <w15:presenceInfo w15:providerId="AD" w15:userId="S::bsocha@strategy.com::77e238ca-dd2e-4059-842a-3c6835482a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BC1"/>
    <w:rsid w:val="0000033A"/>
    <w:rsid w:val="000157A7"/>
    <w:rsid w:val="0002693A"/>
    <w:rsid w:val="00054FBD"/>
    <w:rsid w:val="000661BB"/>
    <w:rsid w:val="000C6732"/>
    <w:rsid w:val="000D0CB2"/>
    <w:rsid w:val="000D29D9"/>
    <w:rsid w:val="000E2606"/>
    <w:rsid w:val="000E3AAC"/>
    <w:rsid w:val="00104A11"/>
    <w:rsid w:val="001101E5"/>
    <w:rsid w:val="001305BB"/>
    <w:rsid w:val="00131992"/>
    <w:rsid w:val="00135510"/>
    <w:rsid w:val="0015761D"/>
    <w:rsid w:val="00183592"/>
    <w:rsid w:val="001876EB"/>
    <w:rsid w:val="00190B44"/>
    <w:rsid w:val="001A01FA"/>
    <w:rsid w:val="001A7DBF"/>
    <w:rsid w:val="001B0297"/>
    <w:rsid w:val="001D133C"/>
    <w:rsid w:val="00205434"/>
    <w:rsid w:val="0020574B"/>
    <w:rsid w:val="002107EC"/>
    <w:rsid w:val="0023705F"/>
    <w:rsid w:val="00245AE3"/>
    <w:rsid w:val="00255F95"/>
    <w:rsid w:val="00261A65"/>
    <w:rsid w:val="002626BB"/>
    <w:rsid w:val="00277CEB"/>
    <w:rsid w:val="00283A92"/>
    <w:rsid w:val="00284C15"/>
    <w:rsid w:val="002B2272"/>
    <w:rsid w:val="002B6246"/>
    <w:rsid w:val="002C0024"/>
    <w:rsid w:val="002C3289"/>
    <w:rsid w:val="002C48B7"/>
    <w:rsid w:val="002D072A"/>
    <w:rsid w:val="002E6E2B"/>
    <w:rsid w:val="00306072"/>
    <w:rsid w:val="003419AA"/>
    <w:rsid w:val="00351EB7"/>
    <w:rsid w:val="003803E0"/>
    <w:rsid w:val="00386C63"/>
    <w:rsid w:val="003873F3"/>
    <w:rsid w:val="00396611"/>
    <w:rsid w:val="003B65BB"/>
    <w:rsid w:val="003C6C54"/>
    <w:rsid w:val="003D7D0A"/>
    <w:rsid w:val="003E2E21"/>
    <w:rsid w:val="003F4001"/>
    <w:rsid w:val="003F5DD5"/>
    <w:rsid w:val="00415489"/>
    <w:rsid w:val="00421ABB"/>
    <w:rsid w:val="00451EF3"/>
    <w:rsid w:val="00453D4C"/>
    <w:rsid w:val="004827D3"/>
    <w:rsid w:val="004B071F"/>
    <w:rsid w:val="004B3815"/>
    <w:rsid w:val="004E7E08"/>
    <w:rsid w:val="004F11E4"/>
    <w:rsid w:val="00523A7E"/>
    <w:rsid w:val="00531F6E"/>
    <w:rsid w:val="0058658F"/>
    <w:rsid w:val="005A1102"/>
    <w:rsid w:val="005E48E4"/>
    <w:rsid w:val="00617C4A"/>
    <w:rsid w:val="00637FFE"/>
    <w:rsid w:val="00653635"/>
    <w:rsid w:val="00653B97"/>
    <w:rsid w:val="00653BE0"/>
    <w:rsid w:val="00672177"/>
    <w:rsid w:val="00684BE6"/>
    <w:rsid w:val="00692BC8"/>
    <w:rsid w:val="0069326F"/>
    <w:rsid w:val="006C72EF"/>
    <w:rsid w:val="006D7BBE"/>
    <w:rsid w:val="006E1372"/>
    <w:rsid w:val="006E41C3"/>
    <w:rsid w:val="00702C28"/>
    <w:rsid w:val="007042C2"/>
    <w:rsid w:val="00704E82"/>
    <w:rsid w:val="00717D86"/>
    <w:rsid w:val="00726742"/>
    <w:rsid w:val="007270A5"/>
    <w:rsid w:val="007618EC"/>
    <w:rsid w:val="007620EF"/>
    <w:rsid w:val="00774BD3"/>
    <w:rsid w:val="007818D1"/>
    <w:rsid w:val="007B7465"/>
    <w:rsid w:val="007C2140"/>
    <w:rsid w:val="007C325A"/>
    <w:rsid w:val="007C620E"/>
    <w:rsid w:val="007E3C6D"/>
    <w:rsid w:val="00821AA1"/>
    <w:rsid w:val="00826947"/>
    <w:rsid w:val="00836EE1"/>
    <w:rsid w:val="00853E72"/>
    <w:rsid w:val="0086005C"/>
    <w:rsid w:val="008A0F6C"/>
    <w:rsid w:val="008A46CF"/>
    <w:rsid w:val="008A5DA7"/>
    <w:rsid w:val="008D4733"/>
    <w:rsid w:val="008D5275"/>
    <w:rsid w:val="009013FF"/>
    <w:rsid w:val="00927E23"/>
    <w:rsid w:val="00936B7C"/>
    <w:rsid w:val="009421AE"/>
    <w:rsid w:val="00947F6A"/>
    <w:rsid w:val="00951AE9"/>
    <w:rsid w:val="00961425"/>
    <w:rsid w:val="00972656"/>
    <w:rsid w:val="0097472C"/>
    <w:rsid w:val="009775B6"/>
    <w:rsid w:val="00981650"/>
    <w:rsid w:val="009857F7"/>
    <w:rsid w:val="009B0A5E"/>
    <w:rsid w:val="009B54F6"/>
    <w:rsid w:val="009B6FB2"/>
    <w:rsid w:val="00A0173C"/>
    <w:rsid w:val="00A11267"/>
    <w:rsid w:val="00A9195E"/>
    <w:rsid w:val="00A92067"/>
    <w:rsid w:val="00A956D7"/>
    <w:rsid w:val="00AC11DC"/>
    <w:rsid w:val="00AF2596"/>
    <w:rsid w:val="00AF6E64"/>
    <w:rsid w:val="00B02EF7"/>
    <w:rsid w:val="00B06CD0"/>
    <w:rsid w:val="00B26079"/>
    <w:rsid w:val="00B414FE"/>
    <w:rsid w:val="00B52B14"/>
    <w:rsid w:val="00B56D39"/>
    <w:rsid w:val="00B62540"/>
    <w:rsid w:val="00B816DD"/>
    <w:rsid w:val="00B905A8"/>
    <w:rsid w:val="00BA3191"/>
    <w:rsid w:val="00BB1BA0"/>
    <w:rsid w:val="00BC0145"/>
    <w:rsid w:val="00BC4A3E"/>
    <w:rsid w:val="00BE62F4"/>
    <w:rsid w:val="00BF6467"/>
    <w:rsid w:val="00C03F60"/>
    <w:rsid w:val="00C03FF4"/>
    <w:rsid w:val="00C13E4A"/>
    <w:rsid w:val="00C24D03"/>
    <w:rsid w:val="00C346C9"/>
    <w:rsid w:val="00C503F9"/>
    <w:rsid w:val="00C53400"/>
    <w:rsid w:val="00C6210F"/>
    <w:rsid w:val="00C6325D"/>
    <w:rsid w:val="00C9658C"/>
    <w:rsid w:val="00CB6DC4"/>
    <w:rsid w:val="00CD3BF2"/>
    <w:rsid w:val="00CD41F9"/>
    <w:rsid w:val="00D0192A"/>
    <w:rsid w:val="00D01930"/>
    <w:rsid w:val="00D01F68"/>
    <w:rsid w:val="00D15249"/>
    <w:rsid w:val="00D353A8"/>
    <w:rsid w:val="00D54673"/>
    <w:rsid w:val="00D60BC1"/>
    <w:rsid w:val="00D66115"/>
    <w:rsid w:val="00D819D5"/>
    <w:rsid w:val="00D8216B"/>
    <w:rsid w:val="00D84EC6"/>
    <w:rsid w:val="00D95722"/>
    <w:rsid w:val="00D97A21"/>
    <w:rsid w:val="00DA40D7"/>
    <w:rsid w:val="00DA6B17"/>
    <w:rsid w:val="00DE154D"/>
    <w:rsid w:val="00DE6B11"/>
    <w:rsid w:val="00E20ADC"/>
    <w:rsid w:val="00E21E24"/>
    <w:rsid w:val="00E34E91"/>
    <w:rsid w:val="00E42EF5"/>
    <w:rsid w:val="00E50080"/>
    <w:rsid w:val="00E51B8A"/>
    <w:rsid w:val="00E60BEE"/>
    <w:rsid w:val="00E9097A"/>
    <w:rsid w:val="00ED0EFF"/>
    <w:rsid w:val="00EF435E"/>
    <w:rsid w:val="00F035C7"/>
    <w:rsid w:val="00F03AC7"/>
    <w:rsid w:val="00F12250"/>
    <w:rsid w:val="00F20455"/>
    <w:rsid w:val="00F2459D"/>
    <w:rsid w:val="00F6082A"/>
    <w:rsid w:val="00F67B89"/>
    <w:rsid w:val="00F767BA"/>
    <w:rsid w:val="00F850D7"/>
    <w:rsid w:val="00F93E19"/>
    <w:rsid w:val="00F95098"/>
    <w:rsid w:val="00FA00A9"/>
    <w:rsid w:val="00FE2D90"/>
    <w:rsid w:val="00FF233D"/>
    <w:rsid w:val="00FF36DC"/>
    <w:rsid w:val="00FF61BC"/>
    <w:rsid w:val="0203FF27"/>
    <w:rsid w:val="04A4AE4B"/>
    <w:rsid w:val="04E69BFF"/>
    <w:rsid w:val="0514F803"/>
    <w:rsid w:val="052721A1"/>
    <w:rsid w:val="05D1FE96"/>
    <w:rsid w:val="0680E42A"/>
    <w:rsid w:val="07E81B7D"/>
    <w:rsid w:val="09FC1D29"/>
    <w:rsid w:val="0A5E4F7F"/>
    <w:rsid w:val="0B40FCA6"/>
    <w:rsid w:val="0D30CEEC"/>
    <w:rsid w:val="0F262806"/>
    <w:rsid w:val="0F381799"/>
    <w:rsid w:val="14759867"/>
    <w:rsid w:val="147F2DEA"/>
    <w:rsid w:val="14941ADA"/>
    <w:rsid w:val="1580C17A"/>
    <w:rsid w:val="1A7AB421"/>
    <w:rsid w:val="1D01F78A"/>
    <w:rsid w:val="1E2C2B50"/>
    <w:rsid w:val="1F5DC21E"/>
    <w:rsid w:val="1FC4A6AB"/>
    <w:rsid w:val="22277269"/>
    <w:rsid w:val="23C47CC5"/>
    <w:rsid w:val="2457BB21"/>
    <w:rsid w:val="2600BFEB"/>
    <w:rsid w:val="26161BCE"/>
    <w:rsid w:val="262BB1C4"/>
    <w:rsid w:val="2694E16B"/>
    <w:rsid w:val="276A9AB6"/>
    <w:rsid w:val="27FF00F3"/>
    <w:rsid w:val="286D0523"/>
    <w:rsid w:val="28870B02"/>
    <w:rsid w:val="29E30C1B"/>
    <w:rsid w:val="2D9C0496"/>
    <w:rsid w:val="2DD80B7C"/>
    <w:rsid w:val="2F1FCA64"/>
    <w:rsid w:val="2F2F4FE3"/>
    <w:rsid w:val="3056C79E"/>
    <w:rsid w:val="30A69C86"/>
    <w:rsid w:val="310E3157"/>
    <w:rsid w:val="313A2652"/>
    <w:rsid w:val="319234D1"/>
    <w:rsid w:val="31975F5F"/>
    <w:rsid w:val="39EF0239"/>
    <w:rsid w:val="3A5980BE"/>
    <w:rsid w:val="3A7DD018"/>
    <w:rsid w:val="3AA0A1BE"/>
    <w:rsid w:val="3AA954C5"/>
    <w:rsid w:val="3AB3F161"/>
    <w:rsid w:val="3B7F1A69"/>
    <w:rsid w:val="3BB3F472"/>
    <w:rsid w:val="3BFC08FC"/>
    <w:rsid w:val="3D1C38F8"/>
    <w:rsid w:val="4222D713"/>
    <w:rsid w:val="4258782C"/>
    <w:rsid w:val="43D20214"/>
    <w:rsid w:val="44BC78D8"/>
    <w:rsid w:val="452F937D"/>
    <w:rsid w:val="472D2122"/>
    <w:rsid w:val="4873B59C"/>
    <w:rsid w:val="4914AC92"/>
    <w:rsid w:val="497E1C40"/>
    <w:rsid w:val="49935D3A"/>
    <w:rsid w:val="499D7569"/>
    <w:rsid w:val="4A9D41D0"/>
    <w:rsid w:val="4AE8EEAE"/>
    <w:rsid w:val="4B238B02"/>
    <w:rsid w:val="4C8A554F"/>
    <w:rsid w:val="4CBD47B9"/>
    <w:rsid w:val="4E6A3E91"/>
    <w:rsid w:val="4EF9D10E"/>
    <w:rsid w:val="4F129E4D"/>
    <w:rsid w:val="50C4F03D"/>
    <w:rsid w:val="56754111"/>
    <w:rsid w:val="57E01E76"/>
    <w:rsid w:val="5959135E"/>
    <w:rsid w:val="59D47748"/>
    <w:rsid w:val="5AEC766F"/>
    <w:rsid w:val="5B7945E9"/>
    <w:rsid w:val="5BE7BAD5"/>
    <w:rsid w:val="5C085DAC"/>
    <w:rsid w:val="5CD63CEF"/>
    <w:rsid w:val="5D7D1B36"/>
    <w:rsid w:val="5D8536FB"/>
    <w:rsid w:val="60C43D7B"/>
    <w:rsid w:val="61225511"/>
    <w:rsid w:val="63196575"/>
    <w:rsid w:val="63AC668E"/>
    <w:rsid w:val="63DC4F71"/>
    <w:rsid w:val="6516F823"/>
    <w:rsid w:val="66869B2D"/>
    <w:rsid w:val="678A38D3"/>
    <w:rsid w:val="6858305F"/>
    <w:rsid w:val="6B1BFE9D"/>
    <w:rsid w:val="6C909800"/>
    <w:rsid w:val="6DC94637"/>
    <w:rsid w:val="6EC7D188"/>
    <w:rsid w:val="704077E3"/>
    <w:rsid w:val="74350E9A"/>
    <w:rsid w:val="74873D89"/>
    <w:rsid w:val="7501287F"/>
    <w:rsid w:val="7791D165"/>
    <w:rsid w:val="78D5A375"/>
    <w:rsid w:val="7A1023A8"/>
    <w:rsid w:val="7B883975"/>
    <w:rsid w:val="7D2451BF"/>
    <w:rsid w:val="7D2F9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84132"/>
  <w15:chartTrackingRefBased/>
  <w15:docId w15:val="{1ACDE83F-3DFE-4BFB-A22C-21F80B19F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BC1"/>
    <w:rPr>
      <w:rFonts w:eastAsiaTheme="majorEastAsia" w:cstheme="majorBidi"/>
      <w:color w:val="272727" w:themeColor="text1" w:themeTint="D8"/>
    </w:rPr>
  </w:style>
  <w:style w:type="paragraph" w:styleId="Title">
    <w:name w:val="Title"/>
    <w:basedOn w:val="Normal"/>
    <w:next w:val="Normal"/>
    <w:link w:val="TitleChar"/>
    <w:uiPriority w:val="10"/>
    <w:qFormat/>
    <w:rsid w:val="00D60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BC1"/>
    <w:pPr>
      <w:spacing w:before="160"/>
      <w:jc w:val="center"/>
    </w:pPr>
    <w:rPr>
      <w:i/>
      <w:iCs/>
      <w:color w:val="404040" w:themeColor="text1" w:themeTint="BF"/>
    </w:rPr>
  </w:style>
  <w:style w:type="character" w:customStyle="1" w:styleId="QuoteChar">
    <w:name w:val="Quote Char"/>
    <w:basedOn w:val="DefaultParagraphFont"/>
    <w:link w:val="Quote"/>
    <w:uiPriority w:val="29"/>
    <w:rsid w:val="00D60BC1"/>
    <w:rPr>
      <w:i/>
      <w:iCs/>
      <w:color w:val="404040" w:themeColor="text1" w:themeTint="BF"/>
    </w:rPr>
  </w:style>
  <w:style w:type="paragraph" w:styleId="ListParagraph">
    <w:name w:val="List Paragraph"/>
    <w:basedOn w:val="Normal"/>
    <w:uiPriority w:val="34"/>
    <w:qFormat/>
    <w:rsid w:val="00D60BC1"/>
    <w:pPr>
      <w:ind w:left="720"/>
      <w:contextualSpacing/>
    </w:pPr>
  </w:style>
  <w:style w:type="character" w:styleId="IntenseEmphasis">
    <w:name w:val="Intense Emphasis"/>
    <w:basedOn w:val="DefaultParagraphFont"/>
    <w:uiPriority w:val="21"/>
    <w:qFormat/>
    <w:rsid w:val="00D60BC1"/>
    <w:rPr>
      <w:i/>
      <w:iCs/>
      <w:color w:val="0F4761" w:themeColor="accent1" w:themeShade="BF"/>
    </w:rPr>
  </w:style>
  <w:style w:type="paragraph" w:styleId="IntenseQuote">
    <w:name w:val="Intense Quote"/>
    <w:basedOn w:val="Normal"/>
    <w:next w:val="Normal"/>
    <w:link w:val="IntenseQuoteChar"/>
    <w:uiPriority w:val="30"/>
    <w:qFormat/>
    <w:rsid w:val="00D60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BC1"/>
    <w:rPr>
      <w:i/>
      <w:iCs/>
      <w:color w:val="0F4761" w:themeColor="accent1" w:themeShade="BF"/>
    </w:rPr>
  </w:style>
  <w:style w:type="character" w:styleId="IntenseReference">
    <w:name w:val="Intense Reference"/>
    <w:basedOn w:val="DefaultParagraphFont"/>
    <w:uiPriority w:val="32"/>
    <w:qFormat/>
    <w:rsid w:val="00D60BC1"/>
    <w:rPr>
      <w:b/>
      <w:bCs/>
      <w:smallCaps/>
      <w:color w:val="0F4761" w:themeColor="accent1" w:themeShade="BF"/>
      <w:spacing w:val="5"/>
    </w:rPr>
  </w:style>
  <w:style w:type="character" w:styleId="BookTitle">
    <w:name w:val="Book Title"/>
    <w:basedOn w:val="DefaultParagraphFont"/>
    <w:uiPriority w:val="33"/>
    <w:qFormat/>
    <w:rsid w:val="00A956D7"/>
    <w:rPr>
      <w:b/>
      <w:bCs/>
      <w:i/>
      <w:iCs/>
      <w:spacing w:val="5"/>
    </w:rPr>
  </w:style>
  <w:style w:type="paragraph" w:styleId="Caption">
    <w:name w:val="caption"/>
    <w:basedOn w:val="Normal"/>
    <w:next w:val="Normal"/>
    <w:uiPriority w:val="35"/>
    <w:semiHidden/>
    <w:unhideWhenUsed/>
    <w:qFormat/>
    <w:rsid w:val="00A956D7"/>
    <w:pPr>
      <w:spacing w:after="200" w:line="240" w:lineRule="auto"/>
    </w:pPr>
    <w:rPr>
      <w:i/>
      <w:iCs/>
      <w:color w:val="0E2841" w:themeColor="text2"/>
      <w:sz w:val="18"/>
      <w:szCs w:val="18"/>
    </w:rPr>
  </w:style>
  <w:style w:type="character" w:styleId="Emphasis">
    <w:name w:val="Emphasis"/>
    <w:basedOn w:val="DefaultParagraphFont"/>
    <w:uiPriority w:val="20"/>
    <w:qFormat/>
    <w:rsid w:val="00A956D7"/>
    <w:rPr>
      <w:i/>
      <w:iCs/>
    </w:rPr>
  </w:style>
  <w:style w:type="paragraph" w:styleId="NoSpacing">
    <w:name w:val="No Spacing"/>
    <w:uiPriority w:val="1"/>
    <w:qFormat/>
    <w:rsid w:val="00A956D7"/>
    <w:pPr>
      <w:spacing w:after="0" w:line="240" w:lineRule="auto"/>
    </w:pPr>
  </w:style>
  <w:style w:type="character" w:styleId="Strong">
    <w:name w:val="Strong"/>
    <w:basedOn w:val="DefaultParagraphFont"/>
    <w:uiPriority w:val="22"/>
    <w:qFormat/>
    <w:rsid w:val="00A956D7"/>
    <w:rPr>
      <w:b/>
      <w:bCs/>
    </w:rPr>
  </w:style>
  <w:style w:type="character" w:styleId="SubtleEmphasis">
    <w:name w:val="Subtle Emphasis"/>
    <w:basedOn w:val="DefaultParagraphFont"/>
    <w:uiPriority w:val="19"/>
    <w:qFormat/>
    <w:rsid w:val="00A956D7"/>
    <w:rPr>
      <w:i/>
      <w:iCs/>
      <w:color w:val="404040" w:themeColor="text1" w:themeTint="BF"/>
    </w:rPr>
  </w:style>
  <w:style w:type="character" w:styleId="SubtleReference">
    <w:name w:val="Subtle Reference"/>
    <w:basedOn w:val="DefaultParagraphFont"/>
    <w:uiPriority w:val="31"/>
    <w:qFormat/>
    <w:rsid w:val="00A956D7"/>
    <w:rPr>
      <w:smallCaps/>
      <w:color w:val="5A5A5A" w:themeColor="text1" w:themeTint="A5"/>
    </w:rPr>
  </w:style>
  <w:style w:type="paragraph" w:styleId="TOCHeading">
    <w:name w:val="TOC Heading"/>
    <w:basedOn w:val="Heading1"/>
    <w:next w:val="Normal"/>
    <w:uiPriority w:val="39"/>
    <w:semiHidden/>
    <w:unhideWhenUsed/>
    <w:qFormat/>
    <w:rsid w:val="00A956D7"/>
    <w:pPr>
      <w:spacing w:before="240" w:after="0"/>
      <w:outlineLvl w:val="9"/>
    </w:pPr>
    <w:rPr>
      <w:sz w:val="32"/>
      <w:szCs w:val="32"/>
    </w:rPr>
  </w:style>
  <w:style w:type="paragraph" w:styleId="CommentText">
    <w:name w:val="annotation text"/>
    <w:basedOn w:val="Normal"/>
    <w:link w:val="CommentTextChar"/>
    <w:uiPriority w:val="99"/>
    <w:semiHidden/>
    <w:unhideWhenUsed/>
    <w:rsid w:val="00245AE3"/>
    <w:pPr>
      <w:spacing w:line="240" w:lineRule="auto"/>
    </w:pPr>
    <w:rPr>
      <w:sz w:val="20"/>
      <w:szCs w:val="20"/>
    </w:rPr>
  </w:style>
  <w:style w:type="character" w:customStyle="1" w:styleId="CommentTextChar">
    <w:name w:val="Comment Text Char"/>
    <w:basedOn w:val="DefaultParagraphFont"/>
    <w:link w:val="CommentText"/>
    <w:uiPriority w:val="99"/>
    <w:semiHidden/>
    <w:rsid w:val="00245AE3"/>
    <w:rPr>
      <w:sz w:val="20"/>
      <w:szCs w:val="20"/>
    </w:rPr>
  </w:style>
  <w:style w:type="character" w:styleId="CommentReference">
    <w:name w:val="annotation reference"/>
    <w:basedOn w:val="DefaultParagraphFont"/>
    <w:uiPriority w:val="99"/>
    <w:semiHidden/>
    <w:unhideWhenUsed/>
    <w:rsid w:val="00245AE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0c715d7-bd23-4374-bfc6-17035dfff62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E439FBD1097844480C2BE87B70F0BCA" ma:contentTypeVersion="10" ma:contentTypeDescription="Create a new document." ma:contentTypeScope="" ma:versionID="365b8743ece11c0591bddb2f7455b568">
  <xsd:schema xmlns:xsd="http://www.w3.org/2001/XMLSchema" xmlns:xs="http://www.w3.org/2001/XMLSchema" xmlns:p="http://schemas.microsoft.com/office/2006/metadata/properties" xmlns:ns3="a0c715d7-bd23-4374-bfc6-17035dfff625" targetNamespace="http://schemas.microsoft.com/office/2006/metadata/properties" ma:root="true" ma:fieldsID="f443ad2c75604b72e966e6db02166989" ns3:_="">
    <xsd:import namespace="a0c715d7-bd23-4374-bfc6-17035dfff62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_activity"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c715d7-bd23-4374-bfc6-17035dfff62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84C194-0337-4454-BB17-9B08B5860586}">
  <ds:schemaRefs>
    <ds:schemaRef ds:uri="http://schemas.microsoft.com/office/2006/metadata/properties"/>
    <ds:schemaRef ds:uri="http://schemas.microsoft.com/office/infopath/2007/PartnerControls"/>
    <ds:schemaRef ds:uri="a0c715d7-bd23-4374-bfc6-17035dfff625"/>
  </ds:schemaRefs>
</ds:datastoreItem>
</file>

<file path=customXml/itemProps2.xml><?xml version="1.0" encoding="utf-8"?>
<ds:datastoreItem xmlns:ds="http://schemas.openxmlformats.org/officeDocument/2006/customXml" ds:itemID="{68BAC551-8C45-47BB-8541-CAD77C72C9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c715d7-bd23-4374-bfc6-17035dfff6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C6CDAC-17D4-4941-9E68-224C31C004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4</Pages>
  <Words>1708</Words>
  <Characters>7806</Characters>
  <Application>Microsoft Office Word</Application>
  <DocSecurity>0</DocSecurity>
  <Lines>260</Lines>
  <Paragraphs>190</Paragraphs>
  <ScaleCrop>false</ScaleCrop>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Ritter, Kaylee</dc:creator>
  <cp:keywords/>
  <dc:description/>
  <cp:lastModifiedBy>Ritter, Kaylee</cp:lastModifiedBy>
  <cp:revision>42</cp:revision>
  <dcterms:created xsi:type="dcterms:W3CDTF">2026-07-20T05:15:00Z</dcterms:created>
  <dcterms:modified xsi:type="dcterms:W3CDTF">2026-07-24T20:23:00Z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0x0101001E439FBD1097844480C2BE87B70F0BCA</vt:lpwstr>
  </property>
</Properties>
</file>