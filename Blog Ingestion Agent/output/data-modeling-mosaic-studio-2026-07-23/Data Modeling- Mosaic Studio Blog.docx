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0B6A7" w14:textId="77777777" w:rsidR="002C6315" w:rsidRPr="002C6315" w:rsidRDefault="002C6315" w:rsidP="002C6315">
      <w:pPr>
        <w:rPr>
          <w:rFonts w:ascii="Times New Roman" w:hAnsi="Times New Roman" w:cs="Times New Roman"/>
          <w:b/>
          <w:bCs/>
          <w:sz w:val="48"/>
          <w:szCs w:val="48"/>
        </w:rPr>
      </w:pPr>
      <w:r w:rsidRPr="002C6315">
        <w:rPr>
          <w:rFonts w:ascii="Times New Roman" w:hAnsi="Times New Roman" w:cs="Times New Roman"/>
          <w:b/>
          <w:bCs/>
          <w:sz w:val="48"/>
          <w:szCs w:val="48"/>
        </w:rPr>
        <w:t>Unify Your Data, Trust Your AI: Inside Mosaic Studio</w:t>
      </w:r>
    </w:p>
    <w:p w14:paraId="6C2E1044" w14:textId="77777777" w:rsidR="002C6315" w:rsidRPr="004F0815" w:rsidRDefault="002C6315" w:rsidP="002C6315">
      <w:pPr>
        <w:rPr>
          <w:rFonts w:ascii="Times New Roman" w:hAnsi="Times New Roman" w:cs="Times New Roman"/>
          <w:b/>
          <w:bCs/>
          <w:sz w:val="28"/>
          <w:szCs w:val="28"/>
        </w:rPr>
      </w:pPr>
      <w:r w:rsidRPr="004F0815">
        <w:rPr>
          <w:rFonts w:ascii="Times New Roman" w:hAnsi="Times New Roman" w:cs="Times New Roman"/>
          <w:b/>
          <w:bCs/>
          <w:sz w:val="28"/>
          <w:szCs w:val="28"/>
        </w:rPr>
        <w:t>Quick Answer Summary</w:t>
      </w:r>
    </w:p>
    <w:p w14:paraId="3E32F2AB" w14:textId="617DB700" w:rsidR="002C6315" w:rsidRPr="004F0815" w:rsidRDefault="002C6315" w:rsidP="002C6315">
      <w:pPr>
        <w:numPr>
          <w:ilvl w:val="0"/>
          <w:numId w:val="3"/>
        </w:numPr>
        <w:rPr>
          <w:rFonts w:ascii="Times New Roman" w:hAnsi="Times New Roman" w:cs="Times New Roman"/>
        </w:rPr>
      </w:pPr>
      <w:r w:rsidRPr="004F0815">
        <w:rPr>
          <w:rFonts w:ascii="Times New Roman" w:hAnsi="Times New Roman" w:cs="Times New Roman"/>
        </w:rPr>
        <w:t>AI doesn't come pre-loaded with your business definitions. It doesn't know what counts as "revenue" or how you define a customer</w:t>
      </w:r>
      <w:r w:rsidR="403EEF2D" w:rsidRPr="4EBB9367">
        <w:rPr>
          <w:rFonts w:ascii="Times New Roman" w:hAnsi="Times New Roman" w:cs="Times New Roman"/>
        </w:rPr>
        <w:t>.</w:t>
      </w:r>
      <w:r w:rsidRPr="004F0815">
        <w:rPr>
          <w:rFonts w:ascii="Times New Roman" w:hAnsi="Times New Roman" w:cs="Times New Roman"/>
        </w:rPr>
        <w:t xml:space="preserve"> </w:t>
      </w:r>
      <w:r w:rsidR="3128C851" w:rsidRPr="1F40DE09">
        <w:rPr>
          <w:rFonts w:ascii="Times New Roman" w:hAnsi="Times New Roman" w:cs="Times New Roman"/>
        </w:rPr>
        <w:t>W</w:t>
      </w:r>
      <w:r w:rsidRPr="1F40DE09">
        <w:rPr>
          <w:rFonts w:ascii="Times New Roman" w:hAnsi="Times New Roman" w:cs="Times New Roman"/>
        </w:rPr>
        <w:t>ithout</w:t>
      </w:r>
      <w:r w:rsidRPr="004F0815">
        <w:rPr>
          <w:rFonts w:ascii="Times New Roman" w:hAnsi="Times New Roman" w:cs="Times New Roman"/>
        </w:rPr>
        <w:t xml:space="preserve"> that context, it fills in the gaps, and the answer can look right when it isn't.</w:t>
      </w:r>
    </w:p>
    <w:p w14:paraId="3D4BCF11" w14:textId="796C7C8C" w:rsidR="0003545B" w:rsidRPr="004F0815" w:rsidRDefault="002C6315" w:rsidP="008427A2">
      <w:pPr>
        <w:numPr>
          <w:ilvl w:val="0"/>
          <w:numId w:val="3"/>
        </w:numPr>
        <w:rPr>
          <w:rFonts w:ascii="Times New Roman" w:hAnsi="Times New Roman" w:cs="Times New Roman"/>
        </w:rPr>
      </w:pPr>
      <w:r w:rsidRPr="004F0815">
        <w:rPr>
          <w:rFonts w:ascii="Times New Roman" w:hAnsi="Times New Roman" w:cs="Times New Roman"/>
          <w:b/>
          <w:bCs/>
        </w:rPr>
        <w:t>The fix belongs in the architecture</w:t>
      </w:r>
      <w:r w:rsidR="0089007B" w:rsidRPr="004F0815">
        <w:rPr>
          <w:rFonts w:ascii="Times New Roman" w:hAnsi="Times New Roman" w:cs="Times New Roman"/>
          <w:b/>
          <w:bCs/>
        </w:rPr>
        <w:t>.</w:t>
      </w:r>
      <w:r w:rsidR="0089007B" w:rsidRPr="004F0815">
        <w:rPr>
          <w:rFonts w:ascii="Times New Roman" w:hAnsi="Times New Roman" w:cs="Times New Roman"/>
        </w:rPr>
        <w:t xml:space="preserve"> </w:t>
      </w:r>
      <w:r w:rsidRPr="004F0815">
        <w:rPr>
          <w:rFonts w:ascii="Times New Roman" w:hAnsi="Times New Roman" w:cs="Times New Roman"/>
        </w:rPr>
        <w:t>SQL generation needs to happen in a separate, deterministic layer, so the same question returns the same answer every time</w:t>
      </w:r>
      <w:r w:rsidR="0089007B" w:rsidRPr="004F0815">
        <w:rPr>
          <w:rFonts w:ascii="Times New Roman" w:hAnsi="Times New Roman" w:cs="Times New Roman"/>
        </w:rPr>
        <w:t>,</w:t>
      </w:r>
      <w:r w:rsidRPr="004F0815">
        <w:rPr>
          <w:rFonts w:ascii="Times New Roman" w:hAnsi="Times New Roman" w:cs="Times New Roman"/>
        </w:rPr>
        <w:t xml:space="preserve"> no matter which AI model is asking.</w:t>
      </w:r>
    </w:p>
    <w:p w14:paraId="3063D3AD" w14:textId="77777777" w:rsidR="002C6315" w:rsidRPr="004F0815" w:rsidRDefault="002C6315" w:rsidP="002C6315">
      <w:pPr>
        <w:numPr>
          <w:ilvl w:val="0"/>
          <w:numId w:val="3"/>
        </w:numPr>
        <w:rPr>
          <w:rFonts w:ascii="Times New Roman" w:hAnsi="Times New Roman" w:cs="Times New Roman"/>
        </w:rPr>
      </w:pPr>
      <w:r w:rsidRPr="004F0815">
        <w:rPr>
          <w:rFonts w:ascii="Times New Roman" w:hAnsi="Times New Roman" w:cs="Times New Roman"/>
        </w:rPr>
        <w:t>A Universal Semantic Layer pulls your data together from wherever it already lives (files, cloud warehouses, existing models) into one governed source, without migrating anything.</w:t>
      </w:r>
    </w:p>
    <w:p w14:paraId="00BC6380" w14:textId="5BAB2597" w:rsidR="002C6315" w:rsidRPr="004F0815" w:rsidRDefault="002C6315" w:rsidP="002C6315">
      <w:pPr>
        <w:numPr>
          <w:ilvl w:val="0"/>
          <w:numId w:val="3"/>
        </w:numPr>
        <w:rPr>
          <w:rFonts w:ascii="Times New Roman" w:hAnsi="Times New Roman" w:cs="Times New Roman"/>
        </w:rPr>
      </w:pPr>
      <w:commentRangeStart w:id="0"/>
      <w:r w:rsidRPr="004F0815">
        <w:rPr>
          <w:rFonts w:ascii="Times New Roman" w:hAnsi="Times New Roman" w:cs="Times New Roman"/>
          <w:b/>
          <w:bCs/>
        </w:rPr>
        <w:t>Mosaic Studio</w:t>
      </w:r>
      <w:r w:rsidRPr="004F0815">
        <w:rPr>
          <w:rFonts w:ascii="Times New Roman" w:hAnsi="Times New Roman" w:cs="Times New Roman"/>
        </w:rPr>
        <w:t xml:space="preserve"> </w:t>
      </w:r>
      <w:commentRangeEnd w:id="0"/>
      <w:r w:rsidR="004F0815" w:rsidRPr="004F0815">
        <w:rPr>
          <w:rStyle w:val="CommentReference"/>
          <w:rFonts w:ascii="Times New Roman" w:hAnsi="Times New Roman" w:cs="Times New Roman"/>
          <w:sz w:val="24"/>
          <w:szCs w:val="24"/>
        </w:rPr>
        <w:commentReference w:id="0"/>
      </w:r>
      <w:r w:rsidRPr="004F0815">
        <w:rPr>
          <w:rFonts w:ascii="Times New Roman" w:hAnsi="Times New Roman" w:cs="Times New Roman"/>
        </w:rPr>
        <w:t>is the workspace where that layer gets built. It uses AI to speed up data prep, metric creation, and modeling.</w:t>
      </w:r>
    </w:p>
    <w:p w14:paraId="5641DC32" w14:textId="10A34867" w:rsidR="002C6315" w:rsidRPr="004F0815" w:rsidRDefault="002C6315" w:rsidP="002C6315">
      <w:pPr>
        <w:numPr>
          <w:ilvl w:val="0"/>
          <w:numId w:val="3"/>
        </w:numPr>
        <w:rPr>
          <w:rFonts w:ascii="Times New Roman" w:hAnsi="Times New Roman" w:cs="Times New Roman"/>
        </w:rPr>
      </w:pPr>
      <w:r w:rsidRPr="004F0815">
        <w:rPr>
          <w:rFonts w:ascii="Times New Roman" w:hAnsi="Times New Roman" w:cs="Times New Roman"/>
        </w:rPr>
        <w:t xml:space="preserve">Security travels with the model itself, so </w:t>
      </w:r>
      <w:r w:rsidR="003239BD" w:rsidRPr="004F0815">
        <w:rPr>
          <w:rFonts w:ascii="Times New Roman" w:hAnsi="Times New Roman" w:cs="Times New Roman"/>
        </w:rPr>
        <w:t>Row</w:t>
      </w:r>
      <w:r w:rsidRPr="004F0815">
        <w:rPr>
          <w:rFonts w:ascii="Times New Roman" w:hAnsi="Times New Roman" w:cs="Times New Roman"/>
        </w:rPr>
        <w:t xml:space="preserve"> and </w:t>
      </w:r>
      <w:r w:rsidR="003239BD" w:rsidRPr="004F0815">
        <w:rPr>
          <w:rFonts w:ascii="Times New Roman" w:hAnsi="Times New Roman" w:cs="Times New Roman"/>
        </w:rPr>
        <w:t>O</w:t>
      </w:r>
      <w:r w:rsidRPr="004F0815">
        <w:rPr>
          <w:rFonts w:ascii="Times New Roman" w:hAnsi="Times New Roman" w:cs="Times New Roman"/>
        </w:rPr>
        <w:t>bject-level permissions apply the same way whether a person, a dashboard, or an AI agent is asking the question.</w:t>
      </w:r>
    </w:p>
    <w:p w14:paraId="77124FEC" w14:textId="7B4211F5" w:rsidR="002C6315" w:rsidRPr="004F0815" w:rsidRDefault="002C6315" w:rsidP="002C6315">
      <w:pPr>
        <w:rPr>
          <w:rFonts w:ascii="Times New Roman" w:hAnsi="Times New Roman" w:cs="Times New Roman"/>
        </w:rPr>
      </w:pPr>
      <w:r w:rsidRPr="004F0815">
        <w:rPr>
          <w:rFonts w:ascii="Times New Roman" w:hAnsi="Times New Roman" w:cs="Times New Roman"/>
        </w:rPr>
        <w:t xml:space="preserve">Real business data is messy in ways that are hard to appreciate until you've worked with it directly. It's full of context that lives in people's heads rather than in a schema. </w:t>
      </w:r>
      <w:r w:rsidR="00786F74" w:rsidRPr="004F0815">
        <w:rPr>
          <w:rFonts w:ascii="Times New Roman" w:hAnsi="Times New Roman" w:cs="Times New Roman"/>
        </w:rPr>
        <w:t>So,</w:t>
      </w:r>
      <w:r w:rsidRPr="004F0815">
        <w:rPr>
          <w:rFonts w:ascii="Times New Roman" w:hAnsi="Times New Roman" w:cs="Times New Roman"/>
        </w:rPr>
        <w:t xml:space="preserve"> when an AI model tries to write SQL straight against that data, it handles the easy </w:t>
      </w:r>
      <w:r w:rsidR="007A1788" w:rsidRPr="004F0815">
        <w:rPr>
          <w:rFonts w:ascii="Times New Roman" w:hAnsi="Times New Roman" w:cs="Times New Roman"/>
        </w:rPr>
        <w:t xml:space="preserve">parts but </w:t>
      </w:r>
      <w:r w:rsidRPr="004F0815">
        <w:rPr>
          <w:rFonts w:ascii="Times New Roman" w:hAnsi="Times New Roman" w:cs="Times New Roman"/>
        </w:rPr>
        <w:t xml:space="preserve">has no way of knowing the rules that make the data mean something. </w:t>
      </w:r>
      <w:r w:rsidR="0032618D" w:rsidRPr="004F0815">
        <w:rPr>
          <w:rFonts w:ascii="Times New Roman" w:hAnsi="Times New Roman" w:cs="Times New Roman"/>
        </w:rPr>
        <w:t>When LLMs</w:t>
      </w:r>
      <w:r w:rsidRPr="004F0815">
        <w:rPr>
          <w:rFonts w:ascii="Times New Roman" w:hAnsi="Times New Roman" w:cs="Times New Roman"/>
        </w:rPr>
        <w:t xml:space="preserve"> fill </w:t>
      </w:r>
      <w:r w:rsidR="0032618D" w:rsidRPr="004F0815">
        <w:rPr>
          <w:rFonts w:ascii="Times New Roman" w:hAnsi="Times New Roman" w:cs="Times New Roman"/>
        </w:rPr>
        <w:t>in</w:t>
      </w:r>
      <w:r w:rsidRPr="004F0815">
        <w:rPr>
          <w:rFonts w:ascii="Times New Roman" w:hAnsi="Times New Roman" w:cs="Times New Roman"/>
        </w:rPr>
        <w:t xml:space="preserve"> gaps on </w:t>
      </w:r>
      <w:r w:rsidR="0032618D" w:rsidRPr="004F0815">
        <w:rPr>
          <w:rFonts w:ascii="Times New Roman" w:hAnsi="Times New Roman" w:cs="Times New Roman"/>
        </w:rPr>
        <w:t xml:space="preserve">their </w:t>
      </w:r>
      <w:r w:rsidRPr="004F0815">
        <w:rPr>
          <w:rFonts w:ascii="Times New Roman" w:hAnsi="Times New Roman" w:cs="Times New Roman"/>
        </w:rPr>
        <w:t xml:space="preserve">own, </w:t>
      </w:r>
      <w:r w:rsidR="0032618D" w:rsidRPr="004F0815">
        <w:rPr>
          <w:rFonts w:ascii="Times New Roman" w:hAnsi="Times New Roman" w:cs="Times New Roman"/>
        </w:rPr>
        <w:t xml:space="preserve">without </w:t>
      </w:r>
      <w:r w:rsidR="007A1788" w:rsidRPr="004F0815">
        <w:rPr>
          <w:rFonts w:ascii="Times New Roman" w:hAnsi="Times New Roman" w:cs="Times New Roman"/>
        </w:rPr>
        <w:t>those</w:t>
      </w:r>
      <w:r w:rsidR="0032618D" w:rsidRPr="004F0815">
        <w:rPr>
          <w:rFonts w:ascii="Times New Roman" w:hAnsi="Times New Roman" w:cs="Times New Roman"/>
        </w:rPr>
        <w:t xml:space="preserve"> structured business definitions, </w:t>
      </w:r>
      <w:r w:rsidR="009E2ECD" w:rsidRPr="004F0815">
        <w:rPr>
          <w:rFonts w:ascii="Times New Roman" w:hAnsi="Times New Roman" w:cs="Times New Roman"/>
        </w:rPr>
        <w:t>problems start to compound.</w:t>
      </w:r>
    </w:p>
    <w:p w14:paraId="14910D6B" w14:textId="5C9C3403" w:rsidR="002C6315" w:rsidRPr="004F0815" w:rsidRDefault="00656C34" w:rsidP="002C6315">
      <w:pPr>
        <w:rPr>
          <w:rFonts w:ascii="Times New Roman" w:hAnsi="Times New Roman" w:cs="Times New Roman"/>
        </w:rPr>
      </w:pPr>
      <w:r w:rsidRPr="5B5FE714">
        <w:rPr>
          <w:rFonts w:ascii="Times New Roman" w:hAnsi="Times New Roman" w:cs="Times New Roman"/>
        </w:rPr>
        <w:t>W</w:t>
      </w:r>
      <w:r w:rsidR="002C6315" w:rsidRPr="5B5FE714">
        <w:rPr>
          <w:rFonts w:ascii="Times New Roman" w:hAnsi="Times New Roman" w:cs="Times New Roman"/>
        </w:rPr>
        <w:t>ithout pre-built logic, it reloads your entire schema and reruns full queries on every request, burning tokens and comput</w:t>
      </w:r>
      <w:r w:rsidR="00D421A5" w:rsidRPr="5B5FE714">
        <w:rPr>
          <w:rFonts w:ascii="Times New Roman" w:hAnsi="Times New Roman" w:cs="Times New Roman"/>
        </w:rPr>
        <w:t>e</w:t>
      </w:r>
      <w:r w:rsidR="002C6315" w:rsidRPr="5B5FE714">
        <w:rPr>
          <w:rFonts w:ascii="Times New Roman" w:hAnsi="Times New Roman" w:cs="Times New Roman"/>
        </w:rPr>
        <w:t xml:space="preserve">. </w:t>
      </w:r>
      <w:r w:rsidR="00D421A5" w:rsidRPr="5B5FE714">
        <w:rPr>
          <w:rFonts w:ascii="Times New Roman" w:hAnsi="Times New Roman" w:cs="Times New Roman"/>
        </w:rPr>
        <w:t>This causes</w:t>
      </w:r>
      <w:r w:rsidR="002C6315" w:rsidRPr="5B5FE714">
        <w:rPr>
          <w:rFonts w:ascii="Times New Roman" w:hAnsi="Times New Roman" w:cs="Times New Roman"/>
        </w:rPr>
        <w:t xml:space="preserve"> business definitions</w:t>
      </w:r>
      <w:r w:rsidR="00D421A5" w:rsidRPr="5B5FE714">
        <w:rPr>
          <w:rFonts w:ascii="Times New Roman" w:hAnsi="Times New Roman" w:cs="Times New Roman"/>
        </w:rPr>
        <w:t xml:space="preserve"> to</w:t>
      </w:r>
      <w:r w:rsidR="002C6315" w:rsidRPr="5B5FE714">
        <w:rPr>
          <w:rFonts w:ascii="Times New Roman" w:hAnsi="Times New Roman" w:cs="Times New Roman"/>
        </w:rPr>
        <w:t xml:space="preserve"> end up trapped inside whatever BI tool, warehouse, or LLM you happened to build them in</w:t>
      </w:r>
      <w:r w:rsidR="76B58F02" w:rsidRPr="5B5FE714">
        <w:rPr>
          <w:rFonts w:ascii="Times New Roman" w:hAnsi="Times New Roman" w:cs="Times New Roman"/>
        </w:rPr>
        <w:t>,</w:t>
      </w:r>
      <w:r w:rsidR="00CC187A" w:rsidRPr="5B5FE714">
        <w:rPr>
          <w:rFonts w:ascii="Times New Roman" w:hAnsi="Times New Roman" w:cs="Times New Roman"/>
        </w:rPr>
        <w:t xml:space="preserve"> so t</w:t>
      </w:r>
      <w:r w:rsidR="002C6315" w:rsidRPr="5B5FE714">
        <w:rPr>
          <w:rFonts w:ascii="Times New Roman" w:hAnsi="Times New Roman" w:cs="Times New Roman"/>
        </w:rPr>
        <w:t>he moment you want to switch tools, they don't come with you.</w:t>
      </w:r>
    </w:p>
    <w:p w14:paraId="51731C0E" w14:textId="77777777" w:rsidR="00C53A29" w:rsidRPr="004F0815" w:rsidRDefault="00C53A29" w:rsidP="002C6315">
      <w:pPr>
        <w:rPr>
          <w:rFonts w:ascii="Times New Roman" w:hAnsi="Times New Roman" w:cs="Times New Roman"/>
          <w:b/>
          <w:bCs/>
        </w:rPr>
      </w:pPr>
    </w:p>
    <w:p w14:paraId="6FD7B4B9" w14:textId="63C9D812" w:rsidR="0067431D" w:rsidRPr="004F0815" w:rsidRDefault="0067431D" w:rsidP="002C6315">
      <w:pPr>
        <w:rPr>
          <w:rFonts w:ascii="Times New Roman" w:hAnsi="Times New Roman" w:cs="Times New Roman"/>
          <w:b/>
          <w:bCs/>
          <w:sz w:val="28"/>
          <w:szCs w:val="28"/>
        </w:rPr>
      </w:pPr>
      <w:r w:rsidRPr="004F0815">
        <w:rPr>
          <w:rFonts w:ascii="Times New Roman" w:hAnsi="Times New Roman" w:cs="Times New Roman"/>
          <w:b/>
          <w:bCs/>
          <w:sz w:val="28"/>
          <w:szCs w:val="28"/>
        </w:rPr>
        <w:t xml:space="preserve">What </w:t>
      </w:r>
      <w:r w:rsidR="00CF0EC5" w:rsidRPr="004F0815">
        <w:rPr>
          <w:rFonts w:ascii="Times New Roman" w:hAnsi="Times New Roman" w:cs="Times New Roman"/>
          <w:b/>
          <w:bCs/>
          <w:sz w:val="28"/>
          <w:szCs w:val="28"/>
        </w:rPr>
        <w:t xml:space="preserve">does </w:t>
      </w:r>
      <w:r w:rsidRPr="004F0815">
        <w:rPr>
          <w:rFonts w:ascii="Times New Roman" w:hAnsi="Times New Roman" w:cs="Times New Roman"/>
          <w:b/>
          <w:bCs/>
          <w:sz w:val="28"/>
          <w:szCs w:val="28"/>
        </w:rPr>
        <w:t xml:space="preserve">Mosaic’s Universal Semantic Layer </w:t>
      </w:r>
      <w:r w:rsidR="004C710E" w:rsidRPr="004F0815">
        <w:rPr>
          <w:rFonts w:ascii="Times New Roman" w:hAnsi="Times New Roman" w:cs="Times New Roman"/>
          <w:b/>
          <w:bCs/>
          <w:sz w:val="28"/>
          <w:szCs w:val="28"/>
        </w:rPr>
        <w:t>D</w:t>
      </w:r>
      <w:r w:rsidRPr="004F0815">
        <w:rPr>
          <w:rFonts w:ascii="Times New Roman" w:hAnsi="Times New Roman" w:cs="Times New Roman"/>
          <w:b/>
          <w:bCs/>
          <w:sz w:val="28"/>
          <w:szCs w:val="28"/>
        </w:rPr>
        <w:t>o</w:t>
      </w:r>
      <w:r w:rsidR="00CF0EC5" w:rsidRPr="004F0815">
        <w:rPr>
          <w:rFonts w:ascii="Times New Roman" w:hAnsi="Times New Roman" w:cs="Times New Roman"/>
          <w:b/>
          <w:bCs/>
          <w:sz w:val="28"/>
          <w:szCs w:val="28"/>
        </w:rPr>
        <w:t>?</w:t>
      </w:r>
    </w:p>
    <w:p w14:paraId="51B583B3" w14:textId="29D609E4" w:rsidR="00005AF8" w:rsidRPr="004F0815" w:rsidRDefault="00005AF8" w:rsidP="00005AF8">
      <w:pPr>
        <w:rPr>
          <w:ins w:id="1" w:author="Socha, Beata" w:date="2026-07-22T16:35:00Z" w16du:dateUtc="2026-07-22T16:35:21Z"/>
        </w:rPr>
      </w:pPr>
      <w:r w:rsidRPr="004F0815">
        <w:rPr>
          <w:rFonts w:ascii="Times New Roman" w:hAnsi="Times New Roman" w:cs="Times New Roman"/>
        </w:rPr>
        <w:t xml:space="preserve">Mosaic Studio is an AI-powered data modeling tool that takes data sitting in different sources and unifies it. </w:t>
      </w:r>
    </w:p>
    <w:p w14:paraId="34AD4738" w14:textId="36C25287" w:rsidR="00005AF8" w:rsidRPr="004F0815" w:rsidRDefault="67F2D9AA" w:rsidP="00005AF8">
      <w:r w:rsidRPr="5B5FE714">
        <w:rPr>
          <w:rFonts w:ascii="Times New Roman" w:hAnsi="Times New Roman" w:cs="Times New Roman"/>
        </w:rPr>
        <w:t xml:space="preserve">"Mosaic takes data that's in separate environments and it unifies it into one foundation, so </w:t>
      </w:r>
      <w:r>
        <w:tab/>
      </w:r>
      <w:r w:rsidRPr="5B5FE714">
        <w:rPr>
          <w:rFonts w:ascii="Times New Roman" w:hAnsi="Times New Roman" w:cs="Times New Roman"/>
        </w:rPr>
        <w:t xml:space="preserve">that you can have your data all in one place, and you can also use AI to build that data </w:t>
      </w:r>
      <w:r>
        <w:tab/>
      </w:r>
      <w:r w:rsidRPr="5B5FE714">
        <w:rPr>
          <w:rFonts w:ascii="Times New Roman" w:hAnsi="Times New Roman" w:cs="Times New Roman"/>
        </w:rPr>
        <w:t xml:space="preserve">layer." </w:t>
      </w:r>
    </w:p>
    <w:p w14:paraId="73CCEAC7" w14:textId="7E94EBBB" w:rsidR="00005AF8" w:rsidRPr="004F0815" w:rsidRDefault="113641A5">
      <w:pPr>
        <w:ind w:left="720"/>
        <w:rPr>
          <w:rFonts w:ascii="Times New Roman" w:eastAsia="Times New Roman" w:hAnsi="Times New Roman" w:cs="Times New Roman"/>
        </w:rPr>
        <w:pPrChange w:id="2" w:author="Socha, Beata" w:date="2026-07-22T09:36:00Z" w16du:dateUtc="2026-07-22T16:36:00Z">
          <w:pPr/>
        </w:pPrChange>
      </w:pPr>
      <w:r w:rsidRPr="5B5FE714">
        <w:rPr>
          <w:rFonts w:ascii="Times New Roman" w:eastAsia="Times New Roman" w:hAnsi="Times New Roman" w:cs="Times New Roman"/>
        </w:rPr>
        <w:t>--- Marianne Messeh, a Senior Education Consultant at Strategy.</w:t>
      </w:r>
    </w:p>
    <w:p w14:paraId="11D1C395" w14:textId="11ED940C" w:rsidR="00005AF8" w:rsidRPr="004F0815" w:rsidRDefault="00005AF8" w:rsidP="00005AF8">
      <w:pPr>
        <w:rPr>
          <w:rFonts w:ascii="Times New Roman" w:hAnsi="Times New Roman" w:cs="Times New Roman"/>
        </w:rPr>
      </w:pPr>
      <w:r w:rsidRPr="004F0815">
        <w:rPr>
          <w:rFonts w:ascii="Times New Roman" w:hAnsi="Times New Roman" w:cs="Times New Roman"/>
        </w:rPr>
        <w:t>That's also what fixes the drift in how metrics get defined in the first place. You might define a revenue metric one way, and a coworker might define it differently. Saving that metric in one central, governed place is what lets both of you look at it and know it's the same consistent number, whether you're viewing it in a dashboard, a query, or an AI agent.</w:t>
      </w:r>
    </w:p>
    <w:p w14:paraId="620690A1" w14:textId="3D5153E5" w:rsidR="00775DDC" w:rsidRPr="004F0815" w:rsidRDefault="00005AF8" w:rsidP="002C6315">
      <w:pPr>
        <w:rPr>
          <w:rFonts w:ascii="Times New Roman" w:hAnsi="Times New Roman" w:cs="Times New Roman"/>
        </w:rPr>
      </w:pPr>
      <w:r w:rsidRPr="004F0815">
        <w:rPr>
          <w:rFonts w:ascii="Times New Roman" w:hAnsi="Times New Roman" w:cs="Times New Roman"/>
        </w:rPr>
        <w:t xml:space="preserve">Mosaic is also vendor-neutral, connecting to more than 200 data sources (files, cloud databases, apps </w:t>
      </w:r>
      <w:r w:rsidR="00E26E9B" w:rsidRPr="004F0815">
        <w:rPr>
          <w:rFonts w:ascii="Times New Roman" w:hAnsi="Times New Roman" w:cs="Times New Roman"/>
        </w:rPr>
        <w:t>such as</w:t>
      </w:r>
      <w:r w:rsidRPr="004F0815">
        <w:rPr>
          <w:rFonts w:ascii="Times New Roman" w:hAnsi="Times New Roman" w:cs="Times New Roman"/>
        </w:rPr>
        <w:t xml:space="preserve"> Salesforce) without asking you to move or consolidate anything first. </w:t>
      </w:r>
      <w:r w:rsidR="00481F59" w:rsidRPr="004F0815">
        <w:rPr>
          <w:rFonts w:ascii="Times New Roman" w:hAnsi="Times New Roman" w:cs="Times New Roman"/>
        </w:rPr>
        <w:t>N</w:t>
      </w:r>
      <w:r w:rsidRPr="004F0815">
        <w:rPr>
          <w:rFonts w:ascii="Times New Roman" w:hAnsi="Times New Roman" w:cs="Times New Roman"/>
        </w:rPr>
        <w:t>o data source</w:t>
      </w:r>
      <w:r w:rsidR="00481F59" w:rsidRPr="004F0815">
        <w:rPr>
          <w:rFonts w:ascii="Times New Roman" w:hAnsi="Times New Roman" w:cs="Times New Roman"/>
        </w:rPr>
        <w:t xml:space="preserve"> is</w:t>
      </w:r>
      <w:r w:rsidRPr="004F0815">
        <w:rPr>
          <w:rFonts w:ascii="Times New Roman" w:hAnsi="Times New Roman" w:cs="Times New Roman"/>
        </w:rPr>
        <w:t xml:space="preserve"> left behind: raw sources sit at the bottom, the semantic layer unifies everything in the middle, and whatever client you're using, a BI tool, an AI agent, or a productivity app, sits on top. It works with whatever LLM, cloud, or database you already run, so you can swap models, test new ones, or run a few side by side, and the governed layer underneath stays exactly where it was.</w:t>
      </w:r>
    </w:p>
    <w:p w14:paraId="5598D96E" w14:textId="77777777" w:rsidR="00764C9B" w:rsidRPr="004F0815" w:rsidRDefault="00764C9B" w:rsidP="009E78E8">
      <w:pPr>
        <w:rPr>
          <w:rFonts w:ascii="Times New Roman" w:hAnsi="Times New Roman" w:cs="Times New Roman"/>
        </w:rPr>
      </w:pPr>
    </w:p>
    <w:p w14:paraId="086AABA4" w14:textId="2BB054E4" w:rsidR="00764C9B" w:rsidRPr="004F0815" w:rsidRDefault="00764C9B" w:rsidP="00764C9B">
      <w:pPr>
        <w:rPr>
          <w:rFonts w:ascii="Times New Roman" w:hAnsi="Times New Roman" w:cs="Times New Roman"/>
          <w:b/>
          <w:bCs/>
          <w:sz w:val="28"/>
          <w:szCs w:val="28"/>
        </w:rPr>
      </w:pPr>
      <w:r w:rsidRPr="004F0815">
        <w:rPr>
          <w:rFonts w:ascii="Times New Roman" w:hAnsi="Times New Roman" w:cs="Times New Roman"/>
          <w:b/>
          <w:bCs/>
          <w:sz w:val="28"/>
          <w:szCs w:val="28"/>
        </w:rPr>
        <w:t xml:space="preserve">Problems </w:t>
      </w:r>
      <w:r w:rsidR="003832CB" w:rsidRPr="004F0815">
        <w:rPr>
          <w:rFonts w:ascii="Times New Roman" w:hAnsi="Times New Roman" w:cs="Times New Roman"/>
          <w:b/>
          <w:bCs/>
          <w:sz w:val="28"/>
          <w:szCs w:val="28"/>
        </w:rPr>
        <w:t xml:space="preserve">Mosaic </w:t>
      </w:r>
      <w:r w:rsidRPr="004F0815">
        <w:rPr>
          <w:rFonts w:ascii="Times New Roman" w:hAnsi="Times New Roman" w:cs="Times New Roman"/>
          <w:b/>
          <w:bCs/>
          <w:sz w:val="28"/>
          <w:szCs w:val="28"/>
        </w:rPr>
        <w:t>Solves</w:t>
      </w:r>
      <w:r w:rsidR="003832CB" w:rsidRPr="004F0815">
        <w:rPr>
          <w:rFonts w:ascii="Times New Roman" w:hAnsi="Times New Roman" w:cs="Times New Roman"/>
          <w:b/>
          <w:bCs/>
          <w:sz w:val="28"/>
          <w:szCs w:val="28"/>
        </w:rPr>
        <w:t xml:space="preserve">, </w:t>
      </w:r>
      <w:r w:rsidR="005C1D4C" w:rsidRPr="004F0815">
        <w:rPr>
          <w:rFonts w:ascii="Times New Roman" w:hAnsi="Times New Roman" w:cs="Times New Roman"/>
          <w:b/>
          <w:bCs/>
          <w:sz w:val="28"/>
          <w:szCs w:val="28"/>
        </w:rPr>
        <w:t>a</w:t>
      </w:r>
      <w:r w:rsidR="003832CB" w:rsidRPr="004F0815">
        <w:rPr>
          <w:rFonts w:ascii="Times New Roman" w:hAnsi="Times New Roman" w:cs="Times New Roman"/>
          <w:b/>
          <w:bCs/>
          <w:sz w:val="28"/>
          <w:szCs w:val="28"/>
        </w:rPr>
        <w:t>t a Glance</w:t>
      </w:r>
    </w:p>
    <w:p w14:paraId="7F4766BA" w14:textId="2C49AC12" w:rsidR="00764C9B" w:rsidRPr="004F0815" w:rsidRDefault="00783CE6" w:rsidP="00764C9B">
      <w:pPr>
        <w:rPr>
          <w:rFonts w:ascii="Times New Roman" w:hAnsi="Times New Roman" w:cs="Times New Roman"/>
        </w:rPr>
      </w:pPr>
      <w:r w:rsidRPr="004F0815">
        <w:rPr>
          <w:rFonts w:ascii="Times New Roman" w:hAnsi="Times New Roman" w:cs="Times New Roman"/>
        </w:rPr>
        <w:t xml:space="preserve">Mosaic makes it easier for a business </w:t>
      </w:r>
      <w:r w:rsidR="008526A2" w:rsidRPr="004F0815">
        <w:rPr>
          <w:rFonts w:ascii="Times New Roman" w:hAnsi="Times New Roman" w:cs="Times New Roman"/>
        </w:rPr>
        <w:t xml:space="preserve">user </w:t>
      </w:r>
      <w:r w:rsidRPr="004F0815">
        <w:rPr>
          <w:rFonts w:ascii="Times New Roman" w:hAnsi="Times New Roman" w:cs="Times New Roman"/>
        </w:rPr>
        <w:t>to go and build a schema, without any deep technical knowledge. Any business user can self-service and build a Mosaic model quickly, and</w:t>
      </w:r>
      <w:r w:rsidR="00764C9B" w:rsidRPr="004F0815">
        <w:rPr>
          <w:rFonts w:ascii="Times New Roman" w:hAnsi="Times New Roman" w:cs="Times New Roman"/>
        </w:rPr>
        <w:t xml:space="preserve"> </w:t>
      </w:r>
      <w:r w:rsidR="00FC191C" w:rsidRPr="004F0815">
        <w:rPr>
          <w:rFonts w:ascii="Times New Roman" w:hAnsi="Times New Roman" w:cs="Times New Roman"/>
        </w:rPr>
        <w:t xml:space="preserve">Mosaic </w:t>
      </w:r>
      <w:r w:rsidR="00764C9B" w:rsidRPr="004F0815">
        <w:rPr>
          <w:rFonts w:ascii="Times New Roman" w:hAnsi="Times New Roman" w:cs="Times New Roman"/>
        </w:rPr>
        <w:t>is valued around six specific pain points that show up in most data organizations sooner or later:</w:t>
      </w:r>
    </w:p>
    <w:p w14:paraId="713CD797" w14:textId="77777777" w:rsidR="00764C9B" w:rsidRPr="004F0815" w:rsidRDefault="00764C9B" w:rsidP="007C7451">
      <w:pPr>
        <w:ind w:left="720"/>
        <w:rPr>
          <w:rFonts w:ascii="Times New Roman" w:hAnsi="Times New Roman" w:cs="Times New Roman"/>
        </w:rPr>
      </w:pPr>
      <w:r w:rsidRPr="004F0815">
        <w:rPr>
          <w:rFonts w:ascii="Times New Roman" w:hAnsi="Times New Roman" w:cs="Times New Roman"/>
          <w:b/>
          <w:bCs/>
        </w:rPr>
        <w:t>Data inconsistency</w:t>
      </w:r>
      <w:r w:rsidRPr="004F0815">
        <w:rPr>
          <w:rFonts w:ascii="Times New Roman" w:hAnsi="Times New Roman" w:cs="Times New Roman"/>
        </w:rPr>
        <w:t>: the same metric getting defined differently by different teams, with no way to know which version is "correct."</w:t>
      </w:r>
    </w:p>
    <w:p w14:paraId="4627BCF5" w14:textId="77777777" w:rsidR="00764C9B" w:rsidRPr="004F0815" w:rsidRDefault="00764C9B" w:rsidP="007C7451">
      <w:pPr>
        <w:ind w:left="720"/>
        <w:rPr>
          <w:rFonts w:ascii="Times New Roman" w:hAnsi="Times New Roman" w:cs="Times New Roman"/>
        </w:rPr>
      </w:pPr>
      <w:r w:rsidRPr="004F0815">
        <w:rPr>
          <w:rFonts w:ascii="Times New Roman" w:hAnsi="Times New Roman" w:cs="Times New Roman"/>
          <w:b/>
          <w:bCs/>
        </w:rPr>
        <w:t>Skill gaps</w:t>
      </w:r>
      <w:r w:rsidRPr="004F0815">
        <w:rPr>
          <w:rFonts w:ascii="Times New Roman" w:hAnsi="Times New Roman" w:cs="Times New Roman"/>
        </w:rPr>
        <w:t>: schema-building has traditionally required a deep technical team; Mosaic lets a business user build a model through self-service instead.</w:t>
      </w:r>
    </w:p>
    <w:p w14:paraId="7D88DBA4" w14:textId="77777777" w:rsidR="00764C9B" w:rsidRPr="004F0815" w:rsidRDefault="00764C9B" w:rsidP="007C7451">
      <w:pPr>
        <w:ind w:left="720"/>
        <w:rPr>
          <w:rFonts w:ascii="Times New Roman" w:hAnsi="Times New Roman" w:cs="Times New Roman"/>
        </w:rPr>
      </w:pPr>
      <w:r w:rsidRPr="004F0815">
        <w:rPr>
          <w:rFonts w:ascii="Times New Roman" w:hAnsi="Times New Roman" w:cs="Times New Roman"/>
          <w:b/>
          <w:bCs/>
        </w:rPr>
        <w:t>Data proliferation</w:t>
      </w:r>
      <w:r w:rsidRPr="004F0815">
        <w:rPr>
          <w:rFonts w:ascii="Times New Roman" w:hAnsi="Times New Roman" w:cs="Times New Roman"/>
        </w:rPr>
        <w:t>: data scattered across dozens of systems, with no single source of truth to point to.</w:t>
      </w:r>
    </w:p>
    <w:p w14:paraId="065F1E37" w14:textId="77777777" w:rsidR="00764C9B" w:rsidRPr="004F0815" w:rsidRDefault="00764C9B" w:rsidP="007C7451">
      <w:pPr>
        <w:ind w:left="720"/>
        <w:rPr>
          <w:rFonts w:ascii="Times New Roman" w:hAnsi="Times New Roman" w:cs="Times New Roman"/>
        </w:rPr>
      </w:pPr>
      <w:r w:rsidRPr="004F0815">
        <w:rPr>
          <w:rFonts w:ascii="Times New Roman" w:hAnsi="Times New Roman" w:cs="Times New Roman"/>
          <w:b/>
          <w:bCs/>
        </w:rPr>
        <w:t>Complex data integration</w:t>
      </w:r>
      <w:r w:rsidRPr="004F0815">
        <w:rPr>
          <w:rFonts w:ascii="Times New Roman" w:hAnsi="Times New Roman" w:cs="Times New Roman"/>
        </w:rPr>
        <w:t>: the old assumption that unifying data means physically moving it. Mosaic connects to data where it lives instead.</w:t>
      </w:r>
    </w:p>
    <w:p w14:paraId="0A16CC5F" w14:textId="77777777" w:rsidR="00764C9B" w:rsidRPr="004F0815" w:rsidRDefault="00764C9B" w:rsidP="007C7451">
      <w:pPr>
        <w:ind w:left="720"/>
        <w:rPr>
          <w:rFonts w:ascii="Times New Roman" w:hAnsi="Times New Roman" w:cs="Times New Roman"/>
        </w:rPr>
      </w:pPr>
      <w:r w:rsidRPr="004F0815">
        <w:rPr>
          <w:rFonts w:ascii="Times New Roman" w:hAnsi="Times New Roman" w:cs="Times New Roman"/>
          <w:b/>
          <w:bCs/>
        </w:rPr>
        <w:t>Security and governance gaps</w:t>
      </w:r>
      <w:r w:rsidRPr="004F0815">
        <w:rPr>
          <w:rFonts w:ascii="Times New Roman" w:hAnsi="Times New Roman" w:cs="Times New Roman"/>
        </w:rPr>
        <w:t>: permissions and access control that live in one tool but not another, creating blind spots.</w:t>
      </w:r>
    </w:p>
    <w:p w14:paraId="2C9907DB" w14:textId="2C086410" w:rsidR="007756C9" w:rsidRPr="004F0815" w:rsidRDefault="007756C9" w:rsidP="007C7451">
      <w:pPr>
        <w:ind w:left="720"/>
        <w:rPr>
          <w:rFonts w:ascii="Times New Roman" w:hAnsi="Times New Roman" w:cs="Times New Roman"/>
        </w:rPr>
      </w:pPr>
      <w:r w:rsidRPr="004F0815">
        <w:rPr>
          <w:rFonts w:ascii="Times New Roman" w:hAnsi="Times New Roman" w:cs="Times New Roman"/>
          <w:b/>
          <w:bCs/>
        </w:rPr>
        <w:t>Vendor lock-in</w:t>
      </w:r>
      <w:r w:rsidRPr="004F0815">
        <w:rPr>
          <w:rFonts w:ascii="Times New Roman" w:hAnsi="Times New Roman" w:cs="Times New Roman"/>
        </w:rPr>
        <w:t>: being tied to a specific warehouse or cloud platform because that's where your models and logic live.</w:t>
      </w:r>
    </w:p>
    <w:p w14:paraId="4906EF5C" w14:textId="77777777" w:rsidR="009E78E8" w:rsidRPr="004F0815" w:rsidRDefault="009E78E8" w:rsidP="002C6315">
      <w:pPr>
        <w:rPr>
          <w:rFonts w:ascii="Times New Roman" w:hAnsi="Times New Roman" w:cs="Times New Roman"/>
        </w:rPr>
      </w:pPr>
    </w:p>
    <w:p w14:paraId="65FBB205" w14:textId="77777777" w:rsidR="0025515F" w:rsidRPr="004F0815" w:rsidRDefault="0025515F" w:rsidP="002C6315">
      <w:pPr>
        <w:rPr>
          <w:rFonts w:ascii="Times New Roman" w:hAnsi="Times New Roman" w:cs="Times New Roman"/>
          <w:b/>
          <w:bCs/>
          <w:sz w:val="28"/>
          <w:szCs w:val="28"/>
        </w:rPr>
      </w:pPr>
      <w:r w:rsidRPr="004F0815">
        <w:rPr>
          <w:rFonts w:ascii="Times New Roman" w:hAnsi="Times New Roman" w:cs="Times New Roman"/>
          <w:b/>
          <w:bCs/>
          <w:sz w:val="28"/>
          <w:szCs w:val="28"/>
        </w:rPr>
        <w:t>Modeling the Data, Not Querying It Raw</w:t>
      </w:r>
    </w:p>
    <w:p w14:paraId="5992FFBF" w14:textId="7D05E3A8" w:rsidR="002C6315" w:rsidRPr="004F0815" w:rsidRDefault="00FD6BD1" w:rsidP="002C6315">
      <w:pPr>
        <w:rPr>
          <w:rFonts w:ascii="Times New Roman" w:hAnsi="Times New Roman" w:cs="Times New Roman"/>
          <w:b/>
          <w:bCs/>
        </w:rPr>
      </w:pPr>
      <w:r w:rsidRPr="004F0815">
        <w:rPr>
          <w:rFonts w:ascii="Times New Roman" w:hAnsi="Times New Roman" w:cs="Times New Roman"/>
        </w:rPr>
        <w:t>T</w:t>
      </w:r>
      <w:r w:rsidR="001E6DB4" w:rsidRPr="004F0815">
        <w:rPr>
          <w:rFonts w:ascii="Times New Roman" w:hAnsi="Times New Roman" w:cs="Times New Roman"/>
        </w:rPr>
        <w:t>he distinction that gets missed most often</w:t>
      </w:r>
      <w:r w:rsidRPr="004F0815">
        <w:rPr>
          <w:rFonts w:ascii="Times New Roman" w:hAnsi="Times New Roman" w:cs="Times New Roman"/>
        </w:rPr>
        <w:t xml:space="preserve"> is that </w:t>
      </w:r>
      <w:r w:rsidR="001E6DB4" w:rsidRPr="004F0815">
        <w:rPr>
          <w:rFonts w:ascii="Times New Roman" w:hAnsi="Times New Roman" w:cs="Times New Roman"/>
        </w:rPr>
        <w:t>AI shouldn't be the thing querying your raw enterprise data directly. It should be the thing that helps you build the governed layer that sits in front of it</w:t>
      </w:r>
      <w:r w:rsidR="00706002" w:rsidRPr="004F0815">
        <w:rPr>
          <w:rFonts w:ascii="Times New Roman" w:hAnsi="Times New Roman" w:cs="Times New Roman"/>
        </w:rPr>
        <w:t>, establishing business logic</w:t>
      </w:r>
      <w:r w:rsidR="002C7077" w:rsidRPr="004F0815">
        <w:rPr>
          <w:rFonts w:ascii="Times New Roman" w:hAnsi="Times New Roman" w:cs="Times New Roman"/>
        </w:rPr>
        <w:t>, definitions, and relationships over raw data.</w:t>
      </w:r>
    </w:p>
    <w:p w14:paraId="7F5BCADF" w14:textId="103C7926" w:rsidR="00E11A3E" w:rsidRPr="004F0815" w:rsidRDefault="002C6315" w:rsidP="002C6315">
      <w:pPr>
        <w:rPr>
          <w:ins w:id="3" w:author="Socha, Beata" w:date="2026-07-22T16:39:00Z" w16du:dateUtc="2026-07-22T16:39:00Z"/>
        </w:rPr>
      </w:pPr>
      <w:r w:rsidRPr="004F0815">
        <w:rPr>
          <w:rFonts w:ascii="Times New Roman" w:hAnsi="Times New Roman" w:cs="Times New Roman"/>
        </w:rPr>
        <w:t xml:space="preserve">Data prep used to eat most of a project's timeline. Messeh, who also teaches Strategy's technical bootcamp, has watched that shift firsthand: </w:t>
      </w:r>
    </w:p>
    <w:p w14:paraId="02F2C0D8" w14:textId="082C24D0" w:rsidR="00E11A3E" w:rsidRPr="004F0815" w:rsidRDefault="00E11A3E">
      <w:pPr>
        <w:ind w:left="720"/>
        <w:rPr>
          <w:rFonts w:ascii="Times New Roman" w:hAnsi="Times New Roman" w:cs="Times New Roman"/>
        </w:rPr>
        <w:pPrChange w:id="4" w:author="Socha, Beata" w:date="2026-07-22T09:39:00Z" w16du:dateUtc="2026-07-22T16:39:00Z">
          <w:pPr/>
        </w:pPrChange>
      </w:pPr>
      <w:r w:rsidRPr="0B448294">
        <w:rPr>
          <w:rFonts w:ascii="Times New Roman" w:hAnsi="Times New Roman" w:cs="Times New Roman"/>
          <w:i/>
          <w:iCs/>
        </w:rPr>
        <w:t xml:space="preserve">"Before Mosaic, the data prep, that would be, I want to say, maybe seventy percent of the work that they did, because they had these extremely comprehensive data sets and they had to do a lot of prep… With Mosaic, all of that is just handled for you with the click of a button." </w:t>
      </w:r>
    </w:p>
    <w:p w14:paraId="16429FD2" w14:textId="710FB72A" w:rsidR="002C6315" w:rsidRPr="004F0815" w:rsidRDefault="002C6315" w:rsidP="002C6315">
      <w:pPr>
        <w:rPr>
          <w:rFonts w:ascii="Times New Roman" w:hAnsi="Times New Roman" w:cs="Times New Roman"/>
        </w:rPr>
      </w:pPr>
      <w:r w:rsidRPr="004F0815">
        <w:rPr>
          <w:rFonts w:ascii="Times New Roman" w:hAnsi="Times New Roman" w:cs="Times New Roman"/>
        </w:rPr>
        <w:t>Inside Mosaic Studio</w:t>
      </w:r>
      <w:r w:rsidR="00EE5E1B" w:rsidRPr="004F0815">
        <w:rPr>
          <w:rFonts w:ascii="Times New Roman" w:hAnsi="Times New Roman" w:cs="Times New Roman"/>
        </w:rPr>
        <w:t xml:space="preserve"> i</w:t>
      </w:r>
      <w:r w:rsidRPr="004F0815">
        <w:rPr>
          <w:rFonts w:ascii="Times New Roman" w:hAnsi="Times New Roman" w:cs="Times New Roman"/>
        </w:rPr>
        <w:t>nstead of writing a formula by hand, you can describe what you want in plain language</w:t>
      </w:r>
      <w:r w:rsidR="002B3973" w:rsidRPr="004F0815">
        <w:rPr>
          <w:rFonts w:ascii="Times New Roman" w:hAnsi="Times New Roman" w:cs="Times New Roman"/>
        </w:rPr>
        <w:t xml:space="preserve">, such as </w:t>
      </w:r>
      <w:r w:rsidRPr="004F0815">
        <w:rPr>
          <w:rFonts w:ascii="Times New Roman" w:hAnsi="Times New Roman" w:cs="Times New Roman"/>
        </w:rPr>
        <w:t xml:space="preserve">average satisfaction score by country, and it builds the formula along with a plain-language explanation of how it's calculated. You can also build out attribute relationships and hierarchy visually, then adjust anything by hand. And if you'd rather just write SQL yourself, there's a Freeform SQL editor </w:t>
      </w:r>
      <w:r w:rsidR="00F96731" w:rsidRPr="004F0815">
        <w:rPr>
          <w:rFonts w:ascii="Times New Roman" w:hAnsi="Times New Roman" w:cs="Times New Roman"/>
        </w:rPr>
        <w:t>available</w:t>
      </w:r>
      <w:r w:rsidRPr="004F0815">
        <w:rPr>
          <w:rFonts w:ascii="Times New Roman" w:hAnsi="Times New Roman" w:cs="Times New Roman"/>
        </w:rPr>
        <w:t xml:space="preserve"> for that</w:t>
      </w:r>
      <w:r w:rsidR="00F96731" w:rsidRPr="004F0815">
        <w:rPr>
          <w:rFonts w:ascii="Times New Roman" w:hAnsi="Times New Roman" w:cs="Times New Roman"/>
        </w:rPr>
        <w:t xml:space="preserve">, without </w:t>
      </w:r>
      <w:r w:rsidRPr="004F0815">
        <w:rPr>
          <w:rFonts w:ascii="Times New Roman" w:hAnsi="Times New Roman" w:cs="Times New Roman"/>
        </w:rPr>
        <w:t>lock</w:t>
      </w:r>
      <w:r w:rsidR="00200DB6" w:rsidRPr="004F0815">
        <w:rPr>
          <w:rFonts w:ascii="Times New Roman" w:hAnsi="Times New Roman" w:cs="Times New Roman"/>
        </w:rPr>
        <w:t>ing</w:t>
      </w:r>
      <w:r w:rsidRPr="004F0815">
        <w:rPr>
          <w:rFonts w:ascii="Times New Roman" w:hAnsi="Times New Roman" w:cs="Times New Roman"/>
        </w:rPr>
        <w:t xml:space="preserve"> you out of doing things the old way if you want to.</w:t>
      </w:r>
    </w:p>
    <w:p w14:paraId="14F9E8B3" w14:textId="7178024C" w:rsidR="002C6315" w:rsidRPr="004F0815" w:rsidRDefault="00F107C9" w:rsidP="002C6315">
      <w:pPr>
        <w:rPr>
          <w:rFonts w:ascii="Times New Roman" w:hAnsi="Times New Roman" w:cs="Times New Roman"/>
        </w:rPr>
      </w:pPr>
      <w:r w:rsidRPr="004F0815">
        <w:rPr>
          <w:rFonts w:ascii="Times New Roman" w:hAnsi="Times New Roman" w:cs="Times New Roman"/>
        </w:rPr>
        <w:t xml:space="preserve">What this adds up to is that building a trustworthy data layer no longer requires a dedicated technical team writing SQL from scratch. </w:t>
      </w:r>
      <w:r w:rsidR="002C6315" w:rsidRPr="004F0815">
        <w:rPr>
          <w:rFonts w:ascii="Times New Roman" w:hAnsi="Times New Roman" w:cs="Times New Roman"/>
        </w:rPr>
        <w:t>A business user can do most of it through plain language</w:t>
      </w:r>
      <w:r w:rsidR="00F06657" w:rsidRPr="004F0815">
        <w:rPr>
          <w:rFonts w:ascii="Times New Roman" w:hAnsi="Times New Roman" w:cs="Times New Roman"/>
        </w:rPr>
        <w:t>,</w:t>
      </w:r>
      <w:r w:rsidR="002C6315" w:rsidRPr="004F0815">
        <w:rPr>
          <w:rFonts w:ascii="Times New Roman" w:hAnsi="Times New Roman" w:cs="Times New Roman"/>
        </w:rPr>
        <w:t xml:space="preserve"> and </w:t>
      </w:r>
      <w:r w:rsidR="00AF7082" w:rsidRPr="004F0815">
        <w:rPr>
          <w:rFonts w:ascii="Times New Roman" w:hAnsi="Times New Roman" w:cs="Times New Roman"/>
        </w:rPr>
        <w:t xml:space="preserve">the </w:t>
      </w:r>
      <w:r w:rsidR="002C6315" w:rsidRPr="004F0815">
        <w:rPr>
          <w:rFonts w:ascii="Times New Roman" w:hAnsi="Times New Roman" w:cs="Times New Roman"/>
        </w:rPr>
        <w:t>SQL still gets generated by a separate deterministic engine, not by the LLM itself. The LLM figures out what you're asking for</w:t>
      </w:r>
      <w:r w:rsidR="007A75A5" w:rsidRPr="004F0815">
        <w:rPr>
          <w:rFonts w:ascii="Times New Roman" w:hAnsi="Times New Roman" w:cs="Times New Roman"/>
        </w:rPr>
        <w:t>, and</w:t>
      </w:r>
      <w:r w:rsidR="002C6315" w:rsidRPr="004F0815">
        <w:rPr>
          <w:rFonts w:ascii="Times New Roman" w:hAnsi="Times New Roman" w:cs="Times New Roman"/>
        </w:rPr>
        <w:t xml:space="preserve"> </w:t>
      </w:r>
      <w:r w:rsidR="007A75A5" w:rsidRPr="004F0815">
        <w:rPr>
          <w:rFonts w:ascii="Times New Roman" w:hAnsi="Times New Roman" w:cs="Times New Roman"/>
        </w:rPr>
        <w:t>Mosaic</w:t>
      </w:r>
      <w:r w:rsidR="002C6315" w:rsidRPr="004F0815">
        <w:rPr>
          <w:rFonts w:ascii="Times New Roman" w:hAnsi="Times New Roman" w:cs="Times New Roman"/>
        </w:rPr>
        <w:t xml:space="preserve"> writes the query. </w:t>
      </w:r>
    </w:p>
    <w:p w14:paraId="3BF4D9DE" w14:textId="77777777" w:rsidR="00F475AE" w:rsidRPr="004F0815" w:rsidRDefault="00F475AE" w:rsidP="00F06657">
      <w:pPr>
        <w:rPr>
          <w:rFonts w:ascii="Times New Roman" w:hAnsi="Times New Roman" w:cs="Times New Roman"/>
          <w:b/>
          <w:bCs/>
        </w:rPr>
      </w:pPr>
    </w:p>
    <w:p w14:paraId="665EFF41" w14:textId="38CD6DAA" w:rsidR="00F06657" w:rsidRPr="004F0815" w:rsidRDefault="00F06657" w:rsidP="00F06657">
      <w:pPr>
        <w:rPr>
          <w:rFonts w:ascii="Times New Roman" w:hAnsi="Times New Roman" w:cs="Times New Roman"/>
          <w:b/>
          <w:bCs/>
          <w:sz w:val="28"/>
          <w:szCs w:val="28"/>
        </w:rPr>
      </w:pPr>
      <w:r w:rsidRPr="004F0815">
        <w:rPr>
          <w:rFonts w:ascii="Times New Roman" w:hAnsi="Times New Roman" w:cs="Times New Roman"/>
          <w:b/>
          <w:bCs/>
          <w:sz w:val="28"/>
          <w:szCs w:val="28"/>
        </w:rPr>
        <w:t>Building a Model: What It Looks Like</w:t>
      </w:r>
    </w:p>
    <w:p w14:paraId="6CDEDBF5" w14:textId="49831432" w:rsidR="0B448294" w:rsidRDefault="78EC558A" w:rsidP="5B5FE714">
      <w:pPr>
        <w:rPr>
          <w:rFonts w:ascii="Times New Roman" w:eastAsia="Times New Roman" w:hAnsi="Times New Roman" w:cs="Times New Roman"/>
          <w:color w:val="000000" w:themeColor="text1"/>
        </w:rPr>
      </w:pPr>
      <w:r w:rsidRPr="5B5FE714">
        <w:rPr>
          <w:rFonts w:ascii="Times New Roman" w:eastAsia="Times New Roman" w:hAnsi="Times New Roman" w:cs="Times New Roman"/>
          <w:color w:val="000000" w:themeColor="text1"/>
        </w:rPr>
        <w:t xml:space="preserve"> Here's a general overview of what the build process looks like, from a blank workspace to a published model:</w:t>
      </w:r>
    </w:p>
    <w:p w14:paraId="10B30486" w14:textId="77777777" w:rsidR="00F06657" w:rsidRPr="004F0815" w:rsidRDefault="00F06657" w:rsidP="00F06657">
      <w:pPr>
        <w:numPr>
          <w:ilvl w:val="0"/>
          <w:numId w:val="5"/>
        </w:numPr>
        <w:rPr>
          <w:rFonts w:ascii="Times New Roman" w:hAnsi="Times New Roman" w:cs="Times New Roman"/>
        </w:rPr>
      </w:pPr>
      <w:r w:rsidRPr="004F0815">
        <w:rPr>
          <w:rFonts w:ascii="Times New Roman" w:hAnsi="Times New Roman" w:cs="Times New Roman"/>
          <w:b/>
          <w:bCs/>
        </w:rPr>
        <w:t>Start a new model and add your sources.</w:t>
      </w:r>
      <w:r w:rsidRPr="004F0815">
        <w:rPr>
          <w:rFonts w:ascii="Times New Roman" w:hAnsi="Times New Roman" w:cs="Times New Roman"/>
        </w:rPr>
        <w:t xml:space="preserve"> Create a new Mosaic model, select the project it belongs to, then pull in your data, a local spreadsheet and a database table, for instance. Both become part of the same model.</w:t>
      </w:r>
    </w:p>
    <w:p w14:paraId="3EC138DC" w14:textId="77777777" w:rsidR="00F06657" w:rsidRPr="004F0815" w:rsidRDefault="00F06657" w:rsidP="00F06657">
      <w:pPr>
        <w:numPr>
          <w:ilvl w:val="0"/>
          <w:numId w:val="5"/>
        </w:numPr>
        <w:rPr>
          <w:rFonts w:ascii="Times New Roman" w:hAnsi="Times New Roman" w:cs="Times New Roman"/>
        </w:rPr>
      </w:pPr>
      <w:r w:rsidRPr="004F0815">
        <w:rPr>
          <w:rFonts w:ascii="Times New Roman" w:hAnsi="Times New Roman" w:cs="Times New Roman"/>
          <w:b/>
          <w:bCs/>
        </w:rPr>
        <w:t>Preview and clean up before importing.</w:t>
      </w:r>
      <w:r w:rsidRPr="004F0815">
        <w:rPr>
          <w:rFonts w:ascii="Times New Roman" w:hAnsi="Times New Roman" w:cs="Times New Roman"/>
        </w:rPr>
        <w:t xml:space="preserve"> Inspect the structure and sample data first. Skip introductory rows that shouldn't be treated as data, and decide which columns to bring in versus leave out, so you're not importing unnecessary complexity from the start.</w:t>
      </w:r>
    </w:p>
    <w:p w14:paraId="15AF21E5" w14:textId="77777777" w:rsidR="00F06657" w:rsidRPr="004F0815" w:rsidRDefault="00F06657" w:rsidP="00F06657">
      <w:pPr>
        <w:numPr>
          <w:ilvl w:val="0"/>
          <w:numId w:val="5"/>
        </w:numPr>
        <w:rPr>
          <w:rFonts w:ascii="Times New Roman" w:hAnsi="Times New Roman" w:cs="Times New Roman"/>
        </w:rPr>
      </w:pPr>
      <w:r w:rsidRPr="004F0815">
        <w:rPr>
          <w:rFonts w:ascii="Times New Roman" w:hAnsi="Times New Roman" w:cs="Times New Roman"/>
          <w:b/>
          <w:bCs/>
        </w:rPr>
        <w:t>Choose a query mode and set your build preferences.</w:t>
      </w:r>
      <w:r w:rsidRPr="004F0815">
        <w:rPr>
          <w:rFonts w:ascii="Times New Roman" w:hAnsi="Times New Roman" w:cs="Times New Roman"/>
        </w:rPr>
        <w:t xml:space="preserve"> Import stores data in the intelligence server's memory, good for repetitive queries and cost control. Live connect queries the source in real time but rules out data prep. From there, turn on AI-generated data prep suggestions, set naming conventions, and decide whether matching columns should auto-merge and relationships should build automatically.</w:t>
      </w:r>
    </w:p>
    <w:p w14:paraId="7AB41D16" w14:textId="77777777" w:rsidR="00F06657" w:rsidRPr="004F0815" w:rsidRDefault="00F06657" w:rsidP="00F06657">
      <w:pPr>
        <w:numPr>
          <w:ilvl w:val="0"/>
          <w:numId w:val="5"/>
        </w:numPr>
        <w:rPr>
          <w:rFonts w:ascii="Times New Roman" w:hAnsi="Times New Roman" w:cs="Times New Roman"/>
        </w:rPr>
      </w:pPr>
      <w:r w:rsidRPr="004F0815">
        <w:rPr>
          <w:rFonts w:ascii="Times New Roman" w:hAnsi="Times New Roman" w:cs="Times New Roman"/>
          <w:b/>
          <w:bCs/>
        </w:rPr>
        <w:t>Review the AI's suggestions.</w:t>
      </w:r>
      <w:r w:rsidRPr="004F0815">
        <w:rPr>
          <w:rFonts w:ascii="Times New Roman" w:hAnsi="Times New Roman" w:cs="Times New Roman"/>
        </w:rPr>
        <w:t xml:space="preserve"> This is where the model gets refined: fixing inconsistent capitalization, flagging sensitive fields like income as sensitive, merging attributes that clearly represent the same entity across tables, and creating time-based attributes from a date field. Each suggestion is reviewed and either applied or skipped.</w:t>
      </w:r>
    </w:p>
    <w:p w14:paraId="6ACCDF75" w14:textId="77777777" w:rsidR="00F06657" w:rsidRPr="004F0815" w:rsidRDefault="00F06657" w:rsidP="00F06657">
      <w:pPr>
        <w:numPr>
          <w:ilvl w:val="0"/>
          <w:numId w:val="5"/>
        </w:numPr>
        <w:rPr>
          <w:rFonts w:ascii="Times New Roman" w:hAnsi="Times New Roman" w:cs="Times New Roman"/>
        </w:rPr>
      </w:pPr>
      <w:r w:rsidRPr="004F0815">
        <w:rPr>
          <w:rFonts w:ascii="Times New Roman" w:hAnsi="Times New Roman" w:cs="Times New Roman"/>
          <w:b/>
          <w:bCs/>
        </w:rPr>
        <w:t>Create metrics and check the hierarchy.</w:t>
      </w:r>
      <w:r w:rsidRPr="004F0815">
        <w:rPr>
          <w:rFonts w:ascii="Times New Roman" w:hAnsi="Times New Roman" w:cs="Times New Roman"/>
        </w:rPr>
        <w:t xml:space="preserve"> Describe a metric in plain language (average satisfaction score by country, for example) and get back a generated formula with an explanation of the logic. Then review how attributes relate to each other, adjusting by hand if the AI got something wrong.</w:t>
      </w:r>
    </w:p>
    <w:p w14:paraId="50A57F1E" w14:textId="77777777" w:rsidR="00F06657" w:rsidRPr="004F0815" w:rsidRDefault="00F06657" w:rsidP="00F06657">
      <w:pPr>
        <w:numPr>
          <w:ilvl w:val="0"/>
          <w:numId w:val="5"/>
        </w:numPr>
        <w:rPr>
          <w:rFonts w:ascii="Times New Roman" w:hAnsi="Times New Roman" w:cs="Times New Roman"/>
        </w:rPr>
      </w:pPr>
      <w:r w:rsidRPr="004F0815">
        <w:rPr>
          <w:rFonts w:ascii="Times New Roman" w:hAnsi="Times New Roman" w:cs="Times New Roman"/>
          <w:b/>
          <w:bCs/>
        </w:rPr>
        <w:t>Validate, then save and publish.</w:t>
      </w:r>
      <w:r w:rsidRPr="004F0815">
        <w:rPr>
          <w:rFonts w:ascii="Times New Roman" w:hAnsi="Times New Roman" w:cs="Times New Roman"/>
        </w:rPr>
        <w:t xml:space="preserve"> Validation catches issues before they go live. Publishing finalizes the model and makes it available to dashboards, AI agents, or whatever client needs it, with the option to refresh on a schedule so it never goes stale.</w:t>
      </w:r>
    </w:p>
    <w:p w14:paraId="6C512B1A" w14:textId="77777777" w:rsidR="001F05E9" w:rsidRPr="004F0815" w:rsidRDefault="001F05E9" w:rsidP="002C6315">
      <w:pPr>
        <w:rPr>
          <w:rFonts w:ascii="Times New Roman" w:hAnsi="Times New Roman" w:cs="Times New Roman"/>
        </w:rPr>
      </w:pPr>
    </w:p>
    <w:tbl>
      <w:tblPr>
        <w:tblStyle w:val="TableGrid"/>
        <w:tblW w:w="0" w:type="auto"/>
        <w:tblLook w:val="06A0" w:firstRow="1" w:lastRow="0" w:firstColumn="1" w:lastColumn="0" w:noHBand="1" w:noVBand="1"/>
      </w:tblPr>
      <w:tblGrid>
        <w:gridCol w:w="4675"/>
        <w:gridCol w:w="4675"/>
      </w:tblGrid>
      <w:tr w:rsidR="7F9B10B8" w14:paraId="43E66831" w14:textId="77777777" w:rsidTr="5B5FE714">
        <w:trPr>
          <w:trHeight w:val="300"/>
        </w:trPr>
        <w:tc>
          <w:tcPr>
            <w:tcW w:w="4680" w:type="dxa"/>
          </w:tcPr>
          <w:p w14:paraId="41DF217C" w14:textId="7A690DB5" w:rsidR="0EBC9E3D" w:rsidRDefault="178C91A3" w:rsidP="5B5FE714">
            <w:pPr>
              <w:rPr>
                <w:rFonts w:ascii="Times New Roman" w:eastAsia="Times New Roman" w:hAnsi="Times New Roman" w:cs="Times New Roman"/>
                <w:color w:val="000000" w:themeColor="text1"/>
              </w:rPr>
            </w:pPr>
            <w:r w:rsidRPr="5B5FE714">
              <w:rPr>
                <w:rFonts w:ascii="Times New Roman" w:eastAsia="Times New Roman" w:hAnsi="Times New Roman" w:cs="Times New Roman"/>
                <w:color w:val="000000" w:themeColor="text1"/>
              </w:rPr>
              <w:t>Watch Marianne Messeh, a Senior Education Consultant, walk through the process of building a model from a blank workspace to a published model.</w:t>
            </w:r>
          </w:p>
        </w:tc>
        <w:tc>
          <w:tcPr>
            <w:tcW w:w="4680" w:type="dxa"/>
          </w:tcPr>
          <w:p w14:paraId="4D7DCF40" w14:textId="5B5E2659" w:rsidR="6F941CB8" w:rsidRDefault="64883271" w:rsidP="7F9B10B8">
            <w:pPr>
              <w:rPr>
                <w:rFonts w:ascii="Times New Roman" w:hAnsi="Times New Roman" w:cs="Times New Roman"/>
              </w:rPr>
            </w:pPr>
            <w:r w:rsidRPr="5B5FE714">
              <w:rPr>
                <w:rFonts w:ascii="Times New Roman" w:hAnsi="Times New Roman" w:cs="Times New Roman"/>
              </w:rPr>
              <w:t>[embed the session]</w:t>
            </w:r>
          </w:p>
        </w:tc>
      </w:tr>
    </w:tbl>
    <w:p w14:paraId="53CCEFE2" w14:textId="2CBE55FF" w:rsidR="7F9B10B8" w:rsidRDefault="7F9B10B8" w:rsidP="7F9B10B8">
      <w:pPr>
        <w:rPr>
          <w:rFonts w:ascii="Times New Roman" w:hAnsi="Times New Roman" w:cs="Times New Roman"/>
        </w:rPr>
      </w:pPr>
    </w:p>
    <w:p w14:paraId="5260D159" w14:textId="2CFCEB77" w:rsidR="002C6315" w:rsidRPr="004F0815" w:rsidRDefault="002C6315" w:rsidP="002C6315">
      <w:pPr>
        <w:rPr>
          <w:rFonts w:ascii="Times New Roman" w:hAnsi="Times New Roman" w:cs="Times New Roman"/>
          <w:b/>
          <w:bCs/>
          <w:sz w:val="28"/>
          <w:szCs w:val="28"/>
        </w:rPr>
      </w:pPr>
      <w:r w:rsidRPr="5B5FE714">
        <w:rPr>
          <w:rFonts w:ascii="Times New Roman" w:hAnsi="Times New Roman" w:cs="Times New Roman"/>
          <w:b/>
          <w:bCs/>
          <w:sz w:val="28"/>
          <w:szCs w:val="28"/>
        </w:rPr>
        <w:t xml:space="preserve">Security that </w:t>
      </w:r>
      <w:r w:rsidR="22DF5F1D" w:rsidRPr="5B5FE714">
        <w:rPr>
          <w:rFonts w:ascii="Times New Roman" w:hAnsi="Times New Roman" w:cs="Times New Roman"/>
          <w:b/>
          <w:bCs/>
          <w:sz w:val="28"/>
          <w:szCs w:val="28"/>
        </w:rPr>
        <w:t>T</w:t>
      </w:r>
      <w:r w:rsidRPr="5B5FE714">
        <w:rPr>
          <w:rFonts w:ascii="Times New Roman" w:hAnsi="Times New Roman" w:cs="Times New Roman"/>
          <w:b/>
          <w:bCs/>
          <w:sz w:val="28"/>
          <w:szCs w:val="28"/>
        </w:rPr>
        <w:t xml:space="preserve">ravels with the </w:t>
      </w:r>
      <w:r w:rsidR="21408A26" w:rsidRPr="5B5FE714">
        <w:rPr>
          <w:rFonts w:ascii="Times New Roman" w:hAnsi="Times New Roman" w:cs="Times New Roman"/>
          <w:b/>
          <w:bCs/>
          <w:sz w:val="28"/>
          <w:szCs w:val="28"/>
        </w:rPr>
        <w:t>D</w:t>
      </w:r>
      <w:r w:rsidRPr="5B5FE714">
        <w:rPr>
          <w:rFonts w:ascii="Times New Roman" w:hAnsi="Times New Roman" w:cs="Times New Roman"/>
          <w:b/>
          <w:bCs/>
          <w:sz w:val="28"/>
          <w:szCs w:val="28"/>
        </w:rPr>
        <w:t xml:space="preserve">ata, not the </w:t>
      </w:r>
      <w:r w:rsidR="14B80555" w:rsidRPr="5B5FE714">
        <w:rPr>
          <w:rFonts w:ascii="Times New Roman" w:hAnsi="Times New Roman" w:cs="Times New Roman"/>
          <w:b/>
          <w:bCs/>
          <w:sz w:val="28"/>
          <w:szCs w:val="28"/>
        </w:rPr>
        <w:t>T</w:t>
      </w:r>
      <w:r w:rsidRPr="5B5FE714">
        <w:rPr>
          <w:rFonts w:ascii="Times New Roman" w:hAnsi="Times New Roman" w:cs="Times New Roman"/>
          <w:b/>
          <w:bCs/>
          <w:sz w:val="28"/>
          <w:szCs w:val="28"/>
        </w:rPr>
        <w:t>ool</w:t>
      </w:r>
    </w:p>
    <w:p w14:paraId="674C379E" w14:textId="72831580" w:rsidR="002C6315" w:rsidRPr="004F0815" w:rsidRDefault="00B5742F" w:rsidP="002C6315">
      <w:pPr>
        <w:rPr>
          <w:rFonts w:ascii="Times New Roman" w:hAnsi="Times New Roman" w:cs="Times New Roman"/>
        </w:rPr>
      </w:pPr>
      <w:r w:rsidRPr="004F0815">
        <w:rPr>
          <w:rFonts w:ascii="Times New Roman" w:hAnsi="Times New Roman" w:cs="Times New Roman"/>
        </w:rPr>
        <w:t>With Mosaic,</w:t>
      </w:r>
      <w:r w:rsidR="002C6315" w:rsidRPr="004F0815">
        <w:rPr>
          <w:rFonts w:ascii="Times New Roman" w:hAnsi="Times New Roman" w:cs="Times New Roman"/>
        </w:rPr>
        <w:t xml:space="preserve"> security lives inside the model itself, rather than inside each separate tool that connects to it.</w:t>
      </w:r>
    </w:p>
    <w:p w14:paraId="57CA2E01" w14:textId="55537958" w:rsidR="004F0815" w:rsidRPr="004F0815" w:rsidRDefault="009978B0" w:rsidP="002C6315">
      <w:pPr>
        <w:rPr>
          <w:rFonts w:ascii="Times New Roman" w:hAnsi="Times New Roman" w:cs="Times New Roman"/>
        </w:rPr>
      </w:pPr>
      <w:r w:rsidRPr="004F0815">
        <w:rPr>
          <w:rFonts w:ascii="Times New Roman" w:hAnsi="Times New Roman" w:cs="Times New Roman"/>
        </w:rPr>
        <w:t xml:space="preserve">Mosaic centralizes your security framework, when you apply a security filter within Mosaic, that policy is enforced at the semantic level. </w:t>
      </w:r>
      <w:r w:rsidR="002C6315" w:rsidRPr="004F0815">
        <w:rPr>
          <w:rFonts w:ascii="Times New Roman" w:hAnsi="Times New Roman" w:cs="Times New Roman"/>
        </w:rPr>
        <w:t xml:space="preserve">Row-level filters and object-level permissions get set once, at the model, and they apply consistently no matter what's asking. If you have a tool like Power BI and it connects to Mosaic, it's connecting through that governed layer </w:t>
      </w:r>
      <w:r w:rsidR="003A1AC3" w:rsidRPr="004F0815">
        <w:rPr>
          <w:rFonts w:ascii="Times New Roman" w:hAnsi="Times New Roman" w:cs="Times New Roman"/>
        </w:rPr>
        <w:t>so that</w:t>
      </w:r>
      <w:r w:rsidR="002C6315" w:rsidRPr="004F0815">
        <w:rPr>
          <w:rFonts w:ascii="Times New Roman" w:hAnsi="Times New Roman" w:cs="Times New Roman"/>
        </w:rPr>
        <w:t xml:space="preserve"> you don't have to reconfigure anything in your BI tool.</w:t>
      </w:r>
    </w:p>
    <w:p w14:paraId="78F2C52F" w14:textId="33D2FC42" w:rsidR="002C6315" w:rsidRPr="004F0815" w:rsidRDefault="002C6315" w:rsidP="002C6315">
      <w:pPr>
        <w:rPr>
          <w:rFonts w:ascii="Times New Roman" w:hAnsi="Times New Roman" w:cs="Times New Roman"/>
          <w:b/>
          <w:bCs/>
          <w:sz w:val="28"/>
          <w:szCs w:val="28"/>
        </w:rPr>
      </w:pPr>
      <w:r w:rsidRPr="5B5FE714">
        <w:rPr>
          <w:rFonts w:ascii="Times New Roman" w:hAnsi="Times New Roman" w:cs="Times New Roman"/>
          <w:b/>
          <w:bCs/>
          <w:sz w:val="28"/>
          <w:szCs w:val="28"/>
        </w:rPr>
        <w:t xml:space="preserve">Where AI </w:t>
      </w:r>
      <w:r w:rsidR="70BBB38F" w:rsidRPr="5B5FE714">
        <w:rPr>
          <w:rFonts w:ascii="Times New Roman" w:hAnsi="Times New Roman" w:cs="Times New Roman"/>
          <w:b/>
          <w:bCs/>
          <w:sz w:val="28"/>
          <w:szCs w:val="28"/>
        </w:rPr>
        <w:t>A</w:t>
      </w:r>
      <w:r w:rsidRPr="5B5FE714">
        <w:rPr>
          <w:rFonts w:ascii="Times New Roman" w:hAnsi="Times New Roman" w:cs="Times New Roman"/>
          <w:b/>
          <w:bCs/>
          <w:sz w:val="28"/>
          <w:szCs w:val="28"/>
        </w:rPr>
        <w:t xml:space="preserve">gents </w:t>
      </w:r>
      <w:r w:rsidR="2E2326D2" w:rsidRPr="5B5FE714">
        <w:rPr>
          <w:rFonts w:ascii="Times New Roman" w:hAnsi="Times New Roman" w:cs="Times New Roman"/>
          <w:b/>
          <w:bCs/>
          <w:sz w:val="28"/>
          <w:szCs w:val="28"/>
        </w:rPr>
        <w:t>F</w:t>
      </w:r>
      <w:r w:rsidRPr="5B5FE714">
        <w:rPr>
          <w:rFonts w:ascii="Times New Roman" w:hAnsi="Times New Roman" w:cs="Times New Roman"/>
          <w:b/>
          <w:bCs/>
          <w:sz w:val="28"/>
          <w:szCs w:val="28"/>
        </w:rPr>
        <w:t xml:space="preserve">it </w:t>
      </w:r>
      <w:r w:rsidR="48B5CEAD" w:rsidRPr="5B5FE714">
        <w:rPr>
          <w:rFonts w:ascii="Times New Roman" w:hAnsi="Times New Roman" w:cs="Times New Roman"/>
          <w:b/>
          <w:bCs/>
          <w:sz w:val="28"/>
          <w:szCs w:val="28"/>
        </w:rPr>
        <w:t>I</w:t>
      </w:r>
      <w:r w:rsidRPr="5B5FE714">
        <w:rPr>
          <w:rFonts w:ascii="Times New Roman" w:hAnsi="Times New Roman" w:cs="Times New Roman"/>
          <w:b/>
          <w:bCs/>
          <w:sz w:val="28"/>
          <w:szCs w:val="28"/>
        </w:rPr>
        <w:t>n: MCP</w:t>
      </w:r>
    </w:p>
    <w:p w14:paraId="14838C9F" w14:textId="6C1744EA" w:rsidR="002C6315" w:rsidRPr="004F0815" w:rsidRDefault="002C6315" w:rsidP="002C6315">
      <w:pPr>
        <w:rPr>
          <w:rFonts w:ascii="Times New Roman" w:hAnsi="Times New Roman" w:cs="Times New Roman"/>
        </w:rPr>
      </w:pPr>
      <w:r w:rsidRPr="004F0815">
        <w:rPr>
          <w:rFonts w:ascii="Times New Roman" w:hAnsi="Times New Roman" w:cs="Times New Roman"/>
        </w:rPr>
        <w:t>The Model Context Protocol, or MCP, is an open standard that lets AI agents (Claude, Gemini, Copilot, whichever one you're using) connect to your governed data securely.</w:t>
      </w:r>
    </w:p>
    <w:p w14:paraId="78889A85" w14:textId="694EEA56" w:rsidR="00B34694" w:rsidRPr="004F0815" w:rsidRDefault="00D04954" w:rsidP="002C6315">
      <w:pPr>
        <w:rPr>
          <w:rFonts w:ascii="Times New Roman" w:hAnsi="Times New Roman" w:cs="Times New Roman"/>
        </w:rPr>
      </w:pPr>
      <w:r w:rsidRPr="004F0815">
        <w:rPr>
          <w:rFonts w:ascii="Times New Roman" w:hAnsi="Times New Roman" w:cs="Times New Roman"/>
        </w:rPr>
        <w:t>An</w:t>
      </w:r>
      <w:r w:rsidR="002C6315" w:rsidRPr="004F0815">
        <w:rPr>
          <w:rFonts w:ascii="Times New Roman" w:hAnsi="Times New Roman" w:cs="Times New Roman"/>
        </w:rPr>
        <w:t xml:space="preserve"> agent querying through MCP inherits the same governed definitions and the same permissions a human user would have. It's not guessing at your schema or writing its own SQL against raw tables somewhere</w:t>
      </w:r>
      <w:r w:rsidR="006E5CD9" w:rsidRPr="004F0815">
        <w:rPr>
          <w:rFonts w:ascii="Times New Roman" w:hAnsi="Times New Roman" w:cs="Times New Roman"/>
        </w:rPr>
        <w:t>, but</w:t>
      </w:r>
      <w:r w:rsidR="008F1B59" w:rsidRPr="004F0815">
        <w:rPr>
          <w:rFonts w:ascii="Times New Roman" w:hAnsi="Times New Roman" w:cs="Times New Roman"/>
        </w:rPr>
        <w:t xml:space="preserve"> rather</w:t>
      </w:r>
      <w:r w:rsidR="002C6315" w:rsidRPr="004F0815">
        <w:rPr>
          <w:rFonts w:ascii="Times New Roman" w:hAnsi="Times New Roman" w:cs="Times New Roman"/>
        </w:rPr>
        <w:t xml:space="preserve"> asking questions of a layer that already has the business context, the security rules, and the deterministic query engine b</w:t>
      </w:r>
      <w:r w:rsidR="00DB0DFB" w:rsidRPr="004F0815">
        <w:rPr>
          <w:rFonts w:ascii="Times New Roman" w:hAnsi="Times New Roman" w:cs="Times New Roman"/>
        </w:rPr>
        <w:t>uilt</w:t>
      </w:r>
      <w:r w:rsidR="002C6315" w:rsidRPr="004F0815">
        <w:rPr>
          <w:rFonts w:ascii="Times New Roman" w:hAnsi="Times New Roman" w:cs="Times New Roman"/>
        </w:rPr>
        <w:t xml:space="preserve"> </w:t>
      </w:r>
      <w:r w:rsidR="00DB0DFB" w:rsidRPr="004F0815">
        <w:rPr>
          <w:rFonts w:ascii="Times New Roman" w:hAnsi="Times New Roman" w:cs="Times New Roman"/>
        </w:rPr>
        <w:t>in</w:t>
      </w:r>
      <w:r w:rsidR="008F1B59" w:rsidRPr="004F0815">
        <w:rPr>
          <w:rFonts w:ascii="Times New Roman" w:hAnsi="Times New Roman" w:cs="Times New Roman"/>
        </w:rPr>
        <w:t>,</w:t>
      </w:r>
      <w:r w:rsidR="00DB0DFB" w:rsidRPr="004F0815">
        <w:rPr>
          <w:rFonts w:ascii="Times New Roman" w:hAnsi="Times New Roman" w:cs="Times New Roman"/>
        </w:rPr>
        <w:t xml:space="preserve"> to pull </w:t>
      </w:r>
      <w:r w:rsidR="002C6315" w:rsidRPr="004F0815">
        <w:rPr>
          <w:rFonts w:ascii="Times New Roman" w:hAnsi="Times New Roman" w:cs="Times New Roman"/>
        </w:rPr>
        <w:t>numbers your analysts rely on.</w:t>
      </w:r>
    </w:p>
    <w:p w14:paraId="100CF837" w14:textId="455E2B52" w:rsidR="002C6315" w:rsidRPr="004F0815" w:rsidRDefault="002C6315" w:rsidP="002C6315">
      <w:pPr>
        <w:rPr>
          <w:rFonts w:ascii="Times New Roman" w:hAnsi="Times New Roman" w:cs="Times New Roman"/>
          <w:b/>
          <w:bCs/>
          <w:sz w:val="28"/>
          <w:szCs w:val="28"/>
        </w:rPr>
      </w:pPr>
      <w:r w:rsidRPr="5B5FE714">
        <w:rPr>
          <w:rFonts w:ascii="Times New Roman" w:hAnsi="Times New Roman" w:cs="Times New Roman"/>
          <w:b/>
          <w:bCs/>
          <w:sz w:val="28"/>
          <w:szCs w:val="28"/>
        </w:rPr>
        <w:t xml:space="preserve">The </w:t>
      </w:r>
      <w:r w:rsidR="00B34694" w:rsidRPr="5B5FE714">
        <w:rPr>
          <w:rFonts w:ascii="Times New Roman" w:hAnsi="Times New Roman" w:cs="Times New Roman"/>
          <w:b/>
          <w:bCs/>
          <w:sz w:val="28"/>
          <w:szCs w:val="28"/>
        </w:rPr>
        <w:t>B</w:t>
      </w:r>
      <w:r w:rsidRPr="5B5FE714">
        <w:rPr>
          <w:rFonts w:ascii="Times New Roman" w:hAnsi="Times New Roman" w:cs="Times New Roman"/>
          <w:b/>
          <w:bCs/>
          <w:sz w:val="28"/>
          <w:szCs w:val="28"/>
        </w:rPr>
        <w:t xml:space="preserve">igger </w:t>
      </w:r>
      <w:r w:rsidR="00B34694" w:rsidRPr="5B5FE714">
        <w:rPr>
          <w:rFonts w:ascii="Times New Roman" w:hAnsi="Times New Roman" w:cs="Times New Roman"/>
          <w:b/>
          <w:bCs/>
          <w:sz w:val="28"/>
          <w:szCs w:val="28"/>
        </w:rPr>
        <w:t>P</w:t>
      </w:r>
      <w:r w:rsidRPr="5B5FE714">
        <w:rPr>
          <w:rFonts w:ascii="Times New Roman" w:hAnsi="Times New Roman" w:cs="Times New Roman"/>
          <w:b/>
          <w:bCs/>
          <w:sz w:val="28"/>
          <w:szCs w:val="28"/>
        </w:rPr>
        <w:t>icture</w:t>
      </w:r>
      <w:r w:rsidR="0061085F" w:rsidRPr="5B5FE714">
        <w:rPr>
          <w:rFonts w:ascii="Times New Roman" w:hAnsi="Times New Roman" w:cs="Times New Roman"/>
          <w:b/>
          <w:bCs/>
          <w:sz w:val="28"/>
          <w:szCs w:val="28"/>
        </w:rPr>
        <w:t>:</w:t>
      </w:r>
      <w:r w:rsidR="4919EC2F" w:rsidRPr="5B5FE714">
        <w:rPr>
          <w:rFonts w:ascii="Times New Roman" w:hAnsi="Times New Roman" w:cs="Times New Roman"/>
          <w:b/>
          <w:bCs/>
          <w:sz w:val="28"/>
          <w:szCs w:val="28"/>
        </w:rPr>
        <w:t xml:space="preserve"> No Replacement Required</w:t>
      </w:r>
    </w:p>
    <w:p w14:paraId="5C9B1A63" w14:textId="0B1DA198" w:rsidR="002C6315" w:rsidRPr="004F0815" w:rsidRDefault="002C6315" w:rsidP="002C6315">
      <w:pPr>
        <w:rPr>
          <w:rFonts w:ascii="Times New Roman" w:hAnsi="Times New Roman" w:cs="Times New Roman"/>
        </w:rPr>
      </w:pPr>
      <w:r w:rsidRPr="004F0815">
        <w:rPr>
          <w:rFonts w:ascii="Times New Roman" w:hAnsi="Times New Roman" w:cs="Times New Roman"/>
        </w:rPr>
        <w:t>None of this requires tearing anything out. A semantic layer sits on top of the warehouse, cloud, and BI tools you already have. It isn't asking you to replace any of it</w:t>
      </w:r>
      <w:r w:rsidR="000A7EDB" w:rsidRPr="004F0815">
        <w:rPr>
          <w:rFonts w:ascii="Times New Roman" w:hAnsi="Times New Roman" w:cs="Times New Roman"/>
        </w:rPr>
        <w:t>, and y</w:t>
      </w:r>
      <w:r w:rsidRPr="004F0815">
        <w:rPr>
          <w:rFonts w:ascii="Times New Roman" w:hAnsi="Times New Roman" w:cs="Times New Roman"/>
        </w:rPr>
        <w:t xml:space="preserve">ou're not migrating to </w:t>
      </w:r>
      <w:r w:rsidR="000A7EDB" w:rsidRPr="004F0815">
        <w:rPr>
          <w:rFonts w:ascii="Times New Roman" w:hAnsi="Times New Roman" w:cs="Times New Roman"/>
        </w:rPr>
        <w:t>a</w:t>
      </w:r>
      <w:r w:rsidRPr="004F0815">
        <w:rPr>
          <w:rFonts w:ascii="Times New Roman" w:hAnsi="Times New Roman" w:cs="Times New Roman"/>
        </w:rPr>
        <w:t xml:space="preserve"> new platform. You're building a governed, AI-ready foundation so every tool you already use, and every AI agent you add going forward, ends up working off the same trusted numbers.</w:t>
      </w:r>
    </w:p>
    <w:p w14:paraId="455041F3" w14:textId="4188D5C1" w:rsidR="002C6315" w:rsidRPr="004F0815" w:rsidRDefault="002C6315" w:rsidP="002C6315">
      <w:pPr>
        <w:rPr>
          <w:rFonts w:ascii="Times New Roman" w:hAnsi="Times New Roman" w:cs="Times New Roman"/>
        </w:rPr>
      </w:pPr>
      <w:r w:rsidRPr="004F0815">
        <w:rPr>
          <w:rFonts w:ascii="Times New Roman" w:hAnsi="Times New Roman" w:cs="Times New Roman"/>
        </w:rPr>
        <w:t>As AI agents move from something teams are experimenting with to something they depend on, that foundation stops being optional</w:t>
      </w:r>
      <w:r w:rsidR="000A7EDB" w:rsidRPr="004F0815">
        <w:rPr>
          <w:rFonts w:ascii="Times New Roman" w:hAnsi="Times New Roman" w:cs="Times New Roman"/>
        </w:rPr>
        <w:t xml:space="preserve">, and </w:t>
      </w:r>
      <w:r w:rsidRPr="004F0815">
        <w:rPr>
          <w:rFonts w:ascii="Times New Roman" w:hAnsi="Times New Roman" w:cs="Times New Roman"/>
        </w:rPr>
        <w:t>becomes the thing that decides whether you can trust what the AI is telling you in the first place.</w:t>
      </w:r>
    </w:p>
    <w:p w14:paraId="7548160B" w14:textId="77777777" w:rsidR="00C53A29" w:rsidRPr="000963C8" w:rsidRDefault="00C53A29" w:rsidP="002C6315">
      <w:pPr>
        <w:rPr>
          <w:rFonts w:ascii="Times New Roman" w:hAnsi="Times New Roman" w:cs="Times New Roman"/>
          <w:sz w:val="36"/>
          <w:szCs w:val="36"/>
        </w:rPr>
      </w:pPr>
    </w:p>
    <w:p w14:paraId="7565A0B5" w14:textId="2F850721" w:rsidR="002C6315" w:rsidRPr="000963C8" w:rsidRDefault="002C6315" w:rsidP="002C6315">
      <w:pPr>
        <w:rPr>
          <w:rFonts w:ascii="Times New Roman" w:hAnsi="Times New Roman" w:cs="Times New Roman"/>
          <w:sz w:val="36"/>
          <w:szCs w:val="36"/>
        </w:rPr>
      </w:pPr>
      <w:r w:rsidRPr="000963C8">
        <w:rPr>
          <w:rFonts w:ascii="Times New Roman" w:hAnsi="Times New Roman" w:cs="Times New Roman"/>
          <w:b/>
          <w:bCs/>
          <w:sz w:val="36"/>
          <w:szCs w:val="36"/>
        </w:rPr>
        <w:t>Frequently Asked Questions</w:t>
      </w:r>
    </w:p>
    <w:p w14:paraId="56D33B9C" w14:textId="77777777" w:rsidR="002C6315" w:rsidRPr="004F0815" w:rsidRDefault="002C6315" w:rsidP="002C6315">
      <w:pPr>
        <w:rPr>
          <w:rFonts w:ascii="Times New Roman" w:hAnsi="Times New Roman" w:cs="Times New Roman"/>
        </w:rPr>
      </w:pPr>
      <w:r w:rsidRPr="004F0815">
        <w:rPr>
          <w:rFonts w:ascii="Times New Roman" w:hAnsi="Times New Roman" w:cs="Times New Roman"/>
          <w:b/>
          <w:bCs/>
        </w:rPr>
        <w:t>What is a Universal Semantic Layer?</w:t>
      </w:r>
      <w:r w:rsidRPr="004F0815">
        <w:rPr>
          <w:rFonts w:ascii="Times New Roman" w:hAnsi="Times New Roman" w:cs="Times New Roman"/>
        </w:rPr>
        <w:t xml:space="preserve"> It's a governed layer that sits between your raw data (warehouses, files, cloud databases, apps) and whatever's querying it, whether that's a BI dashboard, a report, or an AI agent. It centralizes your business definitions, what "revenue" means, how you define a customer, so every tool and every person gets the same answer without moving your data anywhere.</w:t>
      </w:r>
    </w:p>
    <w:p w14:paraId="00A2B341" w14:textId="77777777" w:rsidR="002C6315" w:rsidRPr="004F0815" w:rsidRDefault="002C6315" w:rsidP="002C6315">
      <w:pPr>
        <w:rPr>
          <w:rFonts w:ascii="Times New Roman" w:hAnsi="Times New Roman" w:cs="Times New Roman"/>
        </w:rPr>
      </w:pPr>
      <w:r w:rsidRPr="004F0815">
        <w:rPr>
          <w:rFonts w:ascii="Times New Roman" w:hAnsi="Times New Roman" w:cs="Times New Roman"/>
          <w:b/>
          <w:bCs/>
        </w:rPr>
        <w:t>What does Mosaic Studio do?</w:t>
      </w:r>
      <w:r w:rsidRPr="004F0815">
        <w:rPr>
          <w:rFonts w:ascii="Times New Roman" w:hAnsi="Times New Roman" w:cs="Times New Roman"/>
        </w:rPr>
        <w:t xml:space="preserve"> It's an AI-driven, no-code workspace for building governed datasets, called Mosaic models. It uses AI to help with data prep, metric creation, and hierarchy modeling, turning raw data from multiple sources into one governed dataset that teams and AI agents can query consistently.</w:t>
      </w:r>
    </w:p>
    <w:p w14:paraId="7CC38772" w14:textId="486EB81F" w:rsidR="002C6315" w:rsidRPr="004F0815" w:rsidRDefault="002C6315" w:rsidP="002C6315">
      <w:pPr>
        <w:rPr>
          <w:rFonts w:ascii="Times New Roman" w:hAnsi="Times New Roman" w:cs="Times New Roman"/>
        </w:rPr>
      </w:pPr>
      <w:r w:rsidRPr="004F0815">
        <w:rPr>
          <w:rFonts w:ascii="Times New Roman" w:hAnsi="Times New Roman" w:cs="Times New Roman"/>
          <w:b/>
          <w:bCs/>
        </w:rPr>
        <w:t>How does this stop AI from hallucinating?</w:t>
      </w:r>
      <w:r w:rsidRPr="004F0815">
        <w:rPr>
          <w:rFonts w:ascii="Times New Roman" w:hAnsi="Times New Roman" w:cs="Times New Roman"/>
        </w:rPr>
        <w:t xml:space="preserve"> By keeping SQL generation out of the LLM entirely. The AI figures out what you're asking for, but a separate, deterministic engine writes the query itself. Same question, same query, same answer, no matter which AI model is asking. </w:t>
      </w:r>
    </w:p>
    <w:p w14:paraId="7985FB16" w14:textId="77777777" w:rsidR="007A0511" w:rsidRPr="004F0815" w:rsidRDefault="007A0511" w:rsidP="007A0511">
      <w:pPr>
        <w:rPr>
          <w:rFonts w:ascii="Times New Roman" w:hAnsi="Times New Roman" w:cs="Times New Roman"/>
        </w:rPr>
      </w:pPr>
      <w:r w:rsidRPr="004F0815">
        <w:rPr>
          <w:rFonts w:ascii="Times New Roman" w:hAnsi="Times New Roman" w:cs="Times New Roman"/>
          <w:b/>
          <w:bCs/>
        </w:rPr>
        <w:t xml:space="preserve">If I'm on a cloud warehouse </w:t>
      </w:r>
      <w:commentRangeStart w:id="5"/>
      <w:r w:rsidRPr="004F0815">
        <w:rPr>
          <w:rFonts w:ascii="Times New Roman" w:hAnsi="Times New Roman" w:cs="Times New Roman"/>
          <w:b/>
          <w:bCs/>
        </w:rPr>
        <w:t>like Snowflake</w:t>
      </w:r>
      <w:commentRangeEnd w:id="5"/>
      <w:r w:rsidR="00DA126A" w:rsidRPr="004F0815">
        <w:rPr>
          <w:rStyle w:val="CommentReference"/>
          <w:rFonts w:ascii="Times New Roman" w:hAnsi="Times New Roman" w:cs="Times New Roman"/>
          <w:b/>
          <w:bCs/>
          <w:sz w:val="24"/>
          <w:szCs w:val="24"/>
        </w:rPr>
        <w:commentReference w:id="5"/>
      </w:r>
      <w:r w:rsidRPr="004F0815">
        <w:rPr>
          <w:rFonts w:ascii="Times New Roman" w:hAnsi="Times New Roman" w:cs="Times New Roman"/>
          <w:b/>
          <w:bCs/>
        </w:rPr>
        <w:t>, how do I decide between importing data into Mosaic versus connecting to it live, especially with cloud consumption costs in mind?</w:t>
      </w:r>
    </w:p>
    <w:p w14:paraId="23FE647E" w14:textId="2A152F27" w:rsidR="007A0511" w:rsidRPr="004F0815" w:rsidRDefault="00E5235B" w:rsidP="007A0511">
      <w:pPr>
        <w:rPr>
          <w:rFonts w:ascii="Times New Roman" w:hAnsi="Times New Roman" w:cs="Times New Roman"/>
        </w:rPr>
      </w:pPr>
      <w:r w:rsidRPr="004F0815">
        <w:rPr>
          <w:rFonts w:ascii="Times New Roman" w:hAnsi="Times New Roman" w:cs="Times New Roman"/>
        </w:rPr>
        <w:t>I</w:t>
      </w:r>
      <w:r w:rsidR="007A0511" w:rsidRPr="004F0815">
        <w:rPr>
          <w:rFonts w:ascii="Times New Roman" w:hAnsi="Times New Roman" w:cs="Times New Roman"/>
        </w:rPr>
        <w:t xml:space="preserve">mport mode </w:t>
      </w:r>
      <w:r w:rsidRPr="004F0815">
        <w:rPr>
          <w:rFonts w:ascii="Times New Roman" w:hAnsi="Times New Roman" w:cs="Times New Roman"/>
        </w:rPr>
        <w:t xml:space="preserve">acts </w:t>
      </w:r>
      <w:r w:rsidR="007A0511" w:rsidRPr="004F0815">
        <w:rPr>
          <w:rFonts w:ascii="Times New Roman" w:hAnsi="Times New Roman" w:cs="Times New Roman"/>
        </w:rPr>
        <w:t xml:space="preserve">as a cost-control layer, not just a convenience feature: a way to avoid hitting the cloud warehouse for every single query. The savings aren't marginal either. </w:t>
      </w:r>
      <w:r w:rsidR="00CA58CE" w:rsidRPr="004F0815">
        <w:rPr>
          <w:rFonts w:ascii="Times New Roman" w:hAnsi="Times New Roman" w:cs="Times New Roman"/>
        </w:rPr>
        <w:t>O</w:t>
      </w:r>
      <w:r w:rsidR="007A0511" w:rsidRPr="004F0815">
        <w:rPr>
          <w:rFonts w:ascii="Times New Roman" w:hAnsi="Times New Roman" w:cs="Times New Roman"/>
        </w:rPr>
        <w:t xml:space="preserve">ffloading query volume this way can cut what hits your primary platform by up to half. </w:t>
      </w:r>
      <w:r w:rsidR="00CA58CE" w:rsidRPr="004F0815">
        <w:rPr>
          <w:rFonts w:ascii="Times New Roman" w:hAnsi="Times New Roman" w:cs="Times New Roman"/>
        </w:rPr>
        <w:t>The rule of</w:t>
      </w:r>
      <w:r w:rsidR="007A0511" w:rsidRPr="004F0815">
        <w:rPr>
          <w:rFonts w:ascii="Times New Roman" w:hAnsi="Times New Roman" w:cs="Times New Roman"/>
        </w:rPr>
        <w:t xml:space="preserve"> thumb: use import for high-concurrency needs or repetitive reporting, where the same queries run over and over, and reserve live connections for the narrower case where you genuinely need second-by-second freshness from a single source and don't need complex modeling on top. Worth noting, live connections also rule out data prep on that table, since you're querying the source directly.</w:t>
      </w:r>
    </w:p>
    <w:p w14:paraId="71620605" w14:textId="6E9B2006" w:rsidR="007A0511" w:rsidRPr="004F0815" w:rsidRDefault="007A0511" w:rsidP="007A0511">
      <w:pPr>
        <w:rPr>
          <w:rFonts w:ascii="Times New Roman" w:hAnsi="Times New Roman" w:cs="Times New Roman"/>
        </w:rPr>
      </w:pPr>
      <w:r w:rsidRPr="004F0815">
        <w:rPr>
          <w:rFonts w:ascii="Times New Roman" w:hAnsi="Times New Roman" w:cs="Times New Roman"/>
          <w:b/>
          <w:bCs/>
        </w:rPr>
        <w:t xml:space="preserve">If I update a row-level security filter in Mosaic, does that propagate automatically to a third-party tool like </w:t>
      </w:r>
      <w:commentRangeStart w:id="6"/>
      <w:r w:rsidRPr="004F0815">
        <w:rPr>
          <w:rFonts w:ascii="Times New Roman" w:hAnsi="Times New Roman" w:cs="Times New Roman"/>
          <w:b/>
          <w:bCs/>
        </w:rPr>
        <w:t xml:space="preserve">Power BI </w:t>
      </w:r>
      <w:commentRangeEnd w:id="6"/>
      <w:r w:rsidR="00DA126A" w:rsidRPr="004F0815">
        <w:rPr>
          <w:rStyle w:val="CommentReference"/>
          <w:rFonts w:ascii="Times New Roman" w:hAnsi="Times New Roman" w:cs="Times New Roman"/>
          <w:b/>
          <w:bCs/>
          <w:sz w:val="24"/>
          <w:szCs w:val="24"/>
        </w:rPr>
        <w:commentReference w:id="6"/>
      </w:r>
      <w:r w:rsidRPr="004F0815">
        <w:rPr>
          <w:rFonts w:ascii="Times New Roman" w:hAnsi="Times New Roman" w:cs="Times New Roman"/>
          <w:b/>
          <w:bCs/>
        </w:rPr>
        <w:t>or Tableau, or do I need to reconfigure those connections separately?</w:t>
      </w:r>
    </w:p>
    <w:p w14:paraId="588DDC42" w14:textId="28572761" w:rsidR="007A0511" w:rsidRPr="004F0815" w:rsidRDefault="007A0511" w:rsidP="007A0511">
      <w:pPr>
        <w:rPr>
          <w:rFonts w:ascii="Times New Roman" w:hAnsi="Times New Roman" w:cs="Times New Roman"/>
        </w:rPr>
      </w:pPr>
      <w:r w:rsidRPr="004F0815">
        <w:rPr>
          <w:rFonts w:ascii="Times New Roman" w:hAnsi="Times New Roman" w:cs="Times New Roman"/>
        </w:rPr>
        <w:t>Mosaic centralizes the security framework</w:t>
      </w:r>
      <w:r w:rsidR="00DE4167" w:rsidRPr="004F0815">
        <w:rPr>
          <w:rFonts w:ascii="Times New Roman" w:hAnsi="Times New Roman" w:cs="Times New Roman"/>
        </w:rPr>
        <w:t xml:space="preserve">. </w:t>
      </w:r>
      <w:r w:rsidRPr="004F0815">
        <w:rPr>
          <w:rFonts w:ascii="Times New Roman" w:hAnsi="Times New Roman" w:cs="Times New Roman"/>
        </w:rPr>
        <w:t>A filter applied inside Mosaic is enforced at the semantic level, so when a tool like Power BI connects, it's connecting through that governed layer. There's nothing to reconfigure on the BI tool's end.</w:t>
      </w:r>
    </w:p>
    <w:p w14:paraId="5547C64A" w14:textId="419E567A" w:rsidR="007A0511" w:rsidRPr="004F0815" w:rsidRDefault="007A0511" w:rsidP="007A0511">
      <w:pPr>
        <w:rPr>
          <w:rFonts w:ascii="Times New Roman" w:hAnsi="Times New Roman" w:cs="Times New Roman"/>
        </w:rPr>
      </w:pPr>
      <w:r w:rsidRPr="004F0815">
        <w:rPr>
          <w:rFonts w:ascii="Times New Roman" w:hAnsi="Times New Roman" w:cs="Times New Roman"/>
          <w:b/>
          <w:bCs/>
        </w:rPr>
        <w:t>For analysts used to writing complex SQL, does AI-powered data modeling mean giving up control?</w:t>
      </w:r>
    </w:p>
    <w:p w14:paraId="10C2206C" w14:textId="22F6474D" w:rsidR="00BB2CDA" w:rsidRPr="004F0815" w:rsidRDefault="007A0511">
      <w:pPr>
        <w:rPr>
          <w:rFonts w:ascii="Times New Roman" w:hAnsi="Times New Roman" w:cs="Times New Roman"/>
        </w:rPr>
      </w:pPr>
      <w:r w:rsidRPr="004F0815">
        <w:rPr>
          <w:rFonts w:ascii="Times New Roman" w:hAnsi="Times New Roman" w:cs="Times New Roman"/>
        </w:rPr>
        <w:t xml:space="preserve">No, every suggestion the AI makes, down to a join or a metric, is fully reviewable and can be accepted or declined. Anyone who wants to see the generated SQL directly can do so through the Freeform SQL </w:t>
      </w:r>
      <w:r w:rsidR="00DE4167" w:rsidRPr="004F0815">
        <w:rPr>
          <w:rFonts w:ascii="Times New Roman" w:hAnsi="Times New Roman" w:cs="Times New Roman"/>
        </w:rPr>
        <w:t>editor and</w:t>
      </w:r>
      <w:r w:rsidRPr="004F0815">
        <w:rPr>
          <w:rFonts w:ascii="Times New Roman" w:hAnsi="Times New Roman" w:cs="Times New Roman"/>
        </w:rPr>
        <w:t xml:space="preserve"> edit it or write custom queries from scratch if they'd rather. The AI speeds up the modeling process; it doesn't take the decisions out of anyone's hands.</w:t>
      </w:r>
    </w:p>
    <w:p w14:paraId="1C004678" w14:textId="77777777" w:rsidR="00BB2CDA" w:rsidRDefault="00BB2CDA">
      <w:pPr>
        <w:rPr>
          <w:rFonts w:ascii="Times New Roman" w:hAnsi="Times New Roman" w:cs="Times New Roman"/>
          <w:sz w:val="28"/>
          <w:szCs w:val="28"/>
        </w:rPr>
      </w:pPr>
    </w:p>
    <w:p w14:paraId="6D170415" w14:textId="77777777" w:rsidR="00BB2CDA" w:rsidRDefault="00BB2CDA">
      <w:pPr>
        <w:rPr>
          <w:rFonts w:ascii="Times New Roman" w:hAnsi="Times New Roman" w:cs="Times New Roman"/>
          <w:sz w:val="28"/>
          <w:szCs w:val="28"/>
        </w:rPr>
      </w:pPr>
    </w:p>
    <w:p w14:paraId="748329A9" w14:textId="77777777" w:rsidR="00BB2CDA" w:rsidRDefault="00BB2CDA">
      <w:pPr>
        <w:rPr>
          <w:rFonts w:ascii="Times New Roman" w:hAnsi="Times New Roman" w:cs="Times New Roman"/>
          <w:sz w:val="28"/>
          <w:szCs w:val="28"/>
        </w:rPr>
      </w:pPr>
    </w:p>
    <w:p w14:paraId="0E0709C0" w14:textId="77777777" w:rsidR="00BB2CDA" w:rsidRDefault="00BB2CDA">
      <w:pPr>
        <w:rPr>
          <w:rFonts w:ascii="Times New Roman" w:hAnsi="Times New Roman" w:cs="Times New Roman"/>
          <w:sz w:val="28"/>
          <w:szCs w:val="28"/>
        </w:rPr>
      </w:pPr>
    </w:p>
    <w:p w14:paraId="0F4A1199" w14:textId="77777777" w:rsidR="00BB2CDA" w:rsidRDefault="00BB2CDA">
      <w:pPr>
        <w:rPr>
          <w:rFonts w:ascii="Times New Roman" w:hAnsi="Times New Roman" w:cs="Times New Roman"/>
          <w:sz w:val="28"/>
          <w:szCs w:val="28"/>
        </w:rPr>
      </w:pPr>
    </w:p>
    <w:p w14:paraId="1E395708" w14:textId="77777777" w:rsidR="00BB2CDA" w:rsidRDefault="00BB2CDA">
      <w:pPr>
        <w:rPr>
          <w:rFonts w:ascii="Times New Roman" w:hAnsi="Times New Roman" w:cs="Times New Roman"/>
          <w:sz w:val="28"/>
          <w:szCs w:val="28"/>
        </w:rPr>
      </w:pPr>
    </w:p>
    <w:p w14:paraId="79B470F3" w14:textId="77777777" w:rsidR="00BB2CDA" w:rsidRDefault="00BB2CDA">
      <w:pPr>
        <w:rPr>
          <w:rFonts w:ascii="Times New Roman" w:hAnsi="Times New Roman" w:cs="Times New Roman"/>
          <w:sz w:val="28"/>
          <w:szCs w:val="28"/>
        </w:rPr>
      </w:pPr>
    </w:p>
    <w:p w14:paraId="26BA9767" w14:textId="77777777" w:rsidR="00BB2CDA" w:rsidRDefault="00BB2CDA">
      <w:pPr>
        <w:rPr>
          <w:rFonts w:ascii="Times New Roman" w:hAnsi="Times New Roman" w:cs="Times New Roman"/>
          <w:sz w:val="28"/>
          <w:szCs w:val="28"/>
        </w:rPr>
      </w:pPr>
    </w:p>
    <w:p w14:paraId="7574A017" w14:textId="77777777" w:rsidR="00BB2CDA" w:rsidRPr="002C6315" w:rsidRDefault="00BB2CDA">
      <w:pPr>
        <w:rPr>
          <w:rFonts w:ascii="Times New Roman" w:hAnsi="Times New Roman" w:cs="Times New Roman"/>
          <w:sz w:val="28"/>
          <w:szCs w:val="28"/>
        </w:rPr>
      </w:pPr>
    </w:p>
    <w:sectPr w:rsidR="00BB2CDA" w:rsidRPr="002C63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itter, Kaylee" w:date="2026-07-20T07:11:00Z" w:initials="KR">
    <w:p w14:paraId="3B7CCCFA" w14:textId="77777777" w:rsidR="004F0815" w:rsidRDefault="004F0815" w:rsidP="004F0815">
      <w:pPr>
        <w:pStyle w:val="CommentText"/>
      </w:pPr>
      <w:r>
        <w:rPr>
          <w:rStyle w:val="CommentReference"/>
        </w:rPr>
        <w:annotationRef/>
      </w:r>
      <w:r>
        <w:t>Link to product page</w:t>
      </w:r>
    </w:p>
  </w:comment>
  <w:comment w:id="5" w:author="Ritter, Kaylee" w:date="2026-07-20T07:08:00Z" w:initials="KR">
    <w:p w14:paraId="1038A1AE" w14:textId="77777777" w:rsidR="00DA126A" w:rsidRDefault="00DA126A" w:rsidP="00DA126A">
      <w:pPr>
        <w:pStyle w:val="CommentText"/>
      </w:pPr>
      <w:r>
        <w:rPr>
          <w:rStyle w:val="CommentReference"/>
        </w:rPr>
        <w:annotationRef/>
      </w:r>
      <w:r>
        <w:t>Link to live session  - asked during live session</w:t>
      </w:r>
    </w:p>
  </w:comment>
  <w:comment w:id="6" w:author="Ritter, Kaylee" w:date="2026-07-20T07:09:00Z" w:initials="KR">
    <w:p w14:paraId="33D31D87" w14:textId="77777777" w:rsidR="00DA126A" w:rsidRDefault="00DA126A" w:rsidP="00DA126A">
      <w:pPr>
        <w:pStyle w:val="CommentText"/>
      </w:pPr>
      <w:r>
        <w:rPr>
          <w:rStyle w:val="CommentReference"/>
        </w:rPr>
        <w:annotationRef/>
      </w:r>
      <w:r>
        <w:t>Link to live session - asked during live session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7CCCFA" w15:done="0"/>
  <w15:commentEx w15:paraId="1038A1AE" w15:done="0"/>
  <w15:commentEx w15:paraId="33D31D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230B98" w16cex:dateUtc="2026-07-20T11:11:00Z"/>
  <w16cex:commentExtensible w16cex:durableId="43BE645A" w16cex:dateUtc="2026-07-20T11:08:00Z"/>
  <w16cex:commentExtensible w16cex:durableId="7C6A6D15" w16cex:dateUtc="2026-07-20T11: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7CCCFA" w16cid:durableId="2C230B98"/>
  <w16cid:commentId w16cid:paraId="1038A1AE" w16cid:durableId="43BE645A"/>
  <w16cid:commentId w16cid:paraId="33D31D87" w16cid:durableId="7C6A6D1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00FDA"/>
    <w:multiLevelType w:val="multilevel"/>
    <w:tmpl w:val="A042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673CF4"/>
    <w:multiLevelType w:val="multilevel"/>
    <w:tmpl w:val="17AA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E35B68"/>
    <w:multiLevelType w:val="multilevel"/>
    <w:tmpl w:val="F4EC9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7038B7"/>
    <w:multiLevelType w:val="multilevel"/>
    <w:tmpl w:val="0BB4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3568C6"/>
    <w:multiLevelType w:val="multilevel"/>
    <w:tmpl w:val="7F4E6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425B79"/>
    <w:multiLevelType w:val="hybridMultilevel"/>
    <w:tmpl w:val="3CF88912"/>
    <w:lvl w:ilvl="0" w:tplc="9280B21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1D2A07"/>
    <w:multiLevelType w:val="hybridMultilevel"/>
    <w:tmpl w:val="FFFFFFFF"/>
    <w:lvl w:ilvl="0" w:tplc="853484A0">
      <w:start w:val="1"/>
      <w:numFmt w:val="bullet"/>
      <w:lvlText w:val="-"/>
      <w:lvlJc w:val="left"/>
      <w:pPr>
        <w:ind w:left="1080" w:hanging="360"/>
      </w:pPr>
      <w:rPr>
        <w:rFonts w:ascii="Aptos" w:hAnsi="Aptos" w:hint="default"/>
      </w:rPr>
    </w:lvl>
    <w:lvl w:ilvl="1" w:tplc="56B284A2">
      <w:start w:val="1"/>
      <w:numFmt w:val="bullet"/>
      <w:lvlText w:val="o"/>
      <w:lvlJc w:val="left"/>
      <w:pPr>
        <w:ind w:left="1800" w:hanging="360"/>
      </w:pPr>
      <w:rPr>
        <w:rFonts w:ascii="Courier New" w:hAnsi="Courier New" w:hint="default"/>
      </w:rPr>
    </w:lvl>
    <w:lvl w:ilvl="2" w:tplc="C262B69C">
      <w:start w:val="1"/>
      <w:numFmt w:val="bullet"/>
      <w:lvlText w:val=""/>
      <w:lvlJc w:val="left"/>
      <w:pPr>
        <w:ind w:left="2520" w:hanging="360"/>
      </w:pPr>
      <w:rPr>
        <w:rFonts w:ascii="Wingdings" w:hAnsi="Wingdings" w:hint="default"/>
      </w:rPr>
    </w:lvl>
    <w:lvl w:ilvl="3" w:tplc="003C55EA">
      <w:start w:val="1"/>
      <w:numFmt w:val="bullet"/>
      <w:lvlText w:val=""/>
      <w:lvlJc w:val="left"/>
      <w:pPr>
        <w:ind w:left="3240" w:hanging="360"/>
      </w:pPr>
      <w:rPr>
        <w:rFonts w:ascii="Symbol" w:hAnsi="Symbol" w:hint="default"/>
      </w:rPr>
    </w:lvl>
    <w:lvl w:ilvl="4" w:tplc="54E67486">
      <w:start w:val="1"/>
      <w:numFmt w:val="bullet"/>
      <w:lvlText w:val="o"/>
      <w:lvlJc w:val="left"/>
      <w:pPr>
        <w:ind w:left="3960" w:hanging="360"/>
      </w:pPr>
      <w:rPr>
        <w:rFonts w:ascii="Courier New" w:hAnsi="Courier New" w:hint="default"/>
      </w:rPr>
    </w:lvl>
    <w:lvl w:ilvl="5" w:tplc="B47C8F1C">
      <w:start w:val="1"/>
      <w:numFmt w:val="bullet"/>
      <w:lvlText w:val=""/>
      <w:lvlJc w:val="left"/>
      <w:pPr>
        <w:ind w:left="4680" w:hanging="360"/>
      </w:pPr>
      <w:rPr>
        <w:rFonts w:ascii="Wingdings" w:hAnsi="Wingdings" w:hint="default"/>
      </w:rPr>
    </w:lvl>
    <w:lvl w:ilvl="6" w:tplc="94BA0D10">
      <w:start w:val="1"/>
      <w:numFmt w:val="bullet"/>
      <w:lvlText w:val=""/>
      <w:lvlJc w:val="left"/>
      <w:pPr>
        <w:ind w:left="5400" w:hanging="360"/>
      </w:pPr>
      <w:rPr>
        <w:rFonts w:ascii="Symbol" w:hAnsi="Symbol" w:hint="default"/>
      </w:rPr>
    </w:lvl>
    <w:lvl w:ilvl="7" w:tplc="970E7908">
      <w:start w:val="1"/>
      <w:numFmt w:val="bullet"/>
      <w:lvlText w:val="o"/>
      <w:lvlJc w:val="left"/>
      <w:pPr>
        <w:ind w:left="6120" w:hanging="360"/>
      </w:pPr>
      <w:rPr>
        <w:rFonts w:ascii="Courier New" w:hAnsi="Courier New" w:hint="default"/>
      </w:rPr>
    </w:lvl>
    <w:lvl w:ilvl="8" w:tplc="92C63376">
      <w:start w:val="1"/>
      <w:numFmt w:val="bullet"/>
      <w:lvlText w:val=""/>
      <w:lvlJc w:val="left"/>
      <w:pPr>
        <w:ind w:left="6840" w:hanging="360"/>
      </w:pPr>
      <w:rPr>
        <w:rFonts w:ascii="Wingdings" w:hAnsi="Wingdings" w:hint="default"/>
      </w:rPr>
    </w:lvl>
  </w:abstractNum>
  <w:abstractNum w:abstractNumId="7" w15:restartNumberingAfterBreak="0">
    <w:nsid w:val="667A2C29"/>
    <w:multiLevelType w:val="multilevel"/>
    <w:tmpl w:val="9D6A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696589">
    <w:abstractNumId w:val="1"/>
  </w:num>
  <w:num w:numId="2" w16cid:durableId="1351108970">
    <w:abstractNumId w:val="7"/>
  </w:num>
  <w:num w:numId="3" w16cid:durableId="1449810606">
    <w:abstractNumId w:val="4"/>
  </w:num>
  <w:num w:numId="4" w16cid:durableId="1833569662">
    <w:abstractNumId w:val="5"/>
  </w:num>
  <w:num w:numId="5" w16cid:durableId="266887098">
    <w:abstractNumId w:val="2"/>
  </w:num>
  <w:num w:numId="6" w16cid:durableId="868101766">
    <w:abstractNumId w:val="3"/>
  </w:num>
  <w:num w:numId="7" w16cid:durableId="922643457">
    <w:abstractNumId w:val="6"/>
  </w:num>
  <w:num w:numId="8" w16cid:durableId="97684258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tter, Kaylee">
    <w15:presenceInfo w15:providerId="AD" w15:userId="S::kritter@strategy.com::e0a1d8f4-09c4-4d4a-bb1f-42f2bac0ef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F63"/>
    <w:rsid w:val="00005AF8"/>
    <w:rsid w:val="0001215F"/>
    <w:rsid w:val="00030A67"/>
    <w:rsid w:val="000329EF"/>
    <w:rsid w:val="0003545B"/>
    <w:rsid w:val="00055F3D"/>
    <w:rsid w:val="00061A77"/>
    <w:rsid w:val="00063AB3"/>
    <w:rsid w:val="00064564"/>
    <w:rsid w:val="00074CCE"/>
    <w:rsid w:val="000963C8"/>
    <w:rsid w:val="000A7EDB"/>
    <w:rsid w:val="000D207F"/>
    <w:rsid w:val="000E5FA1"/>
    <w:rsid w:val="000F3CAD"/>
    <w:rsid w:val="00113EE0"/>
    <w:rsid w:val="001201E9"/>
    <w:rsid w:val="001358AE"/>
    <w:rsid w:val="00161182"/>
    <w:rsid w:val="00184E2A"/>
    <w:rsid w:val="00186B26"/>
    <w:rsid w:val="001917EA"/>
    <w:rsid w:val="00192EA8"/>
    <w:rsid w:val="001A01FA"/>
    <w:rsid w:val="001A3BFF"/>
    <w:rsid w:val="001A6EBD"/>
    <w:rsid w:val="001C4D69"/>
    <w:rsid w:val="001D357B"/>
    <w:rsid w:val="001E6DB4"/>
    <w:rsid w:val="001F05E9"/>
    <w:rsid w:val="001F226E"/>
    <w:rsid w:val="002006EC"/>
    <w:rsid w:val="00200DB6"/>
    <w:rsid w:val="00217069"/>
    <w:rsid w:val="0021753F"/>
    <w:rsid w:val="00237B5F"/>
    <w:rsid w:val="0025515F"/>
    <w:rsid w:val="00261281"/>
    <w:rsid w:val="00262A59"/>
    <w:rsid w:val="00273704"/>
    <w:rsid w:val="00282899"/>
    <w:rsid w:val="00291C02"/>
    <w:rsid w:val="00293F14"/>
    <w:rsid w:val="0029589A"/>
    <w:rsid w:val="002963BA"/>
    <w:rsid w:val="002B3973"/>
    <w:rsid w:val="002C0646"/>
    <w:rsid w:val="002C6315"/>
    <w:rsid w:val="002C7077"/>
    <w:rsid w:val="002E06CC"/>
    <w:rsid w:val="002E25E5"/>
    <w:rsid w:val="003239BD"/>
    <w:rsid w:val="0032618D"/>
    <w:rsid w:val="003623A0"/>
    <w:rsid w:val="003832CB"/>
    <w:rsid w:val="00385F1C"/>
    <w:rsid w:val="003A1AC3"/>
    <w:rsid w:val="003C67FC"/>
    <w:rsid w:val="00421ABB"/>
    <w:rsid w:val="004269EF"/>
    <w:rsid w:val="00475E8E"/>
    <w:rsid w:val="00481F59"/>
    <w:rsid w:val="0049069A"/>
    <w:rsid w:val="004961DB"/>
    <w:rsid w:val="00496F63"/>
    <w:rsid w:val="004B071F"/>
    <w:rsid w:val="004B7A94"/>
    <w:rsid w:val="004C0DF3"/>
    <w:rsid w:val="004C2412"/>
    <w:rsid w:val="004C710E"/>
    <w:rsid w:val="004F0815"/>
    <w:rsid w:val="004F6B0D"/>
    <w:rsid w:val="005149F0"/>
    <w:rsid w:val="00563882"/>
    <w:rsid w:val="00585F4C"/>
    <w:rsid w:val="005A5398"/>
    <w:rsid w:val="005A5CDC"/>
    <w:rsid w:val="005B0986"/>
    <w:rsid w:val="005C1D4C"/>
    <w:rsid w:val="005E4B85"/>
    <w:rsid w:val="005F7BD4"/>
    <w:rsid w:val="00605811"/>
    <w:rsid w:val="0061085F"/>
    <w:rsid w:val="006331DF"/>
    <w:rsid w:val="00637D2E"/>
    <w:rsid w:val="00641233"/>
    <w:rsid w:val="00656C34"/>
    <w:rsid w:val="006624A1"/>
    <w:rsid w:val="0067431D"/>
    <w:rsid w:val="0069230C"/>
    <w:rsid w:val="006C494A"/>
    <w:rsid w:val="006D3E76"/>
    <w:rsid w:val="006D5D97"/>
    <w:rsid w:val="006E5CD9"/>
    <w:rsid w:val="00706002"/>
    <w:rsid w:val="007113BD"/>
    <w:rsid w:val="0072069C"/>
    <w:rsid w:val="00764C9B"/>
    <w:rsid w:val="007756C9"/>
    <w:rsid w:val="00775DDC"/>
    <w:rsid w:val="00783CE6"/>
    <w:rsid w:val="00785592"/>
    <w:rsid w:val="00786F74"/>
    <w:rsid w:val="007A0511"/>
    <w:rsid w:val="007A1788"/>
    <w:rsid w:val="007A75A5"/>
    <w:rsid w:val="007C462B"/>
    <w:rsid w:val="007C7451"/>
    <w:rsid w:val="007E45F3"/>
    <w:rsid w:val="007F526F"/>
    <w:rsid w:val="00803C5C"/>
    <w:rsid w:val="008427A2"/>
    <w:rsid w:val="008447FD"/>
    <w:rsid w:val="008526A2"/>
    <w:rsid w:val="008722A0"/>
    <w:rsid w:val="0087632A"/>
    <w:rsid w:val="008816AD"/>
    <w:rsid w:val="0089007B"/>
    <w:rsid w:val="008F1B59"/>
    <w:rsid w:val="00933321"/>
    <w:rsid w:val="00940C10"/>
    <w:rsid w:val="0094F127"/>
    <w:rsid w:val="00965D25"/>
    <w:rsid w:val="00977BE1"/>
    <w:rsid w:val="009978B0"/>
    <w:rsid w:val="009E2ECD"/>
    <w:rsid w:val="009E7607"/>
    <w:rsid w:val="009E78E8"/>
    <w:rsid w:val="009F161D"/>
    <w:rsid w:val="009F23BA"/>
    <w:rsid w:val="00A048EC"/>
    <w:rsid w:val="00A123D6"/>
    <w:rsid w:val="00A87A17"/>
    <w:rsid w:val="00A91F34"/>
    <w:rsid w:val="00AB3D51"/>
    <w:rsid w:val="00AB67D5"/>
    <w:rsid w:val="00AF39CA"/>
    <w:rsid w:val="00AF7082"/>
    <w:rsid w:val="00B01180"/>
    <w:rsid w:val="00B322DC"/>
    <w:rsid w:val="00B34694"/>
    <w:rsid w:val="00B5742F"/>
    <w:rsid w:val="00B923D8"/>
    <w:rsid w:val="00BA1A87"/>
    <w:rsid w:val="00BA6713"/>
    <w:rsid w:val="00BB2CDA"/>
    <w:rsid w:val="00BD6AD4"/>
    <w:rsid w:val="00C159FC"/>
    <w:rsid w:val="00C20919"/>
    <w:rsid w:val="00C46FD4"/>
    <w:rsid w:val="00C53A29"/>
    <w:rsid w:val="00C8123E"/>
    <w:rsid w:val="00C9300B"/>
    <w:rsid w:val="00C97895"/>
    <w:rsid w:val="00CA58CE"/>
    <w:rsid w:val="00CA75F1"/>
    <w:rsid w:val="00CC187A"/>
    <w:rsid w:val="00CC4EE1"/>
    <w:rsid w:val="00CE588D"/>
    <w:rsid w:val="00CE6BB1"/>
    <w:rsid w:val="00CF0EC5"/>
    <w:rsid w:val="00D04954"/>
    <w:rsid w:val="00D421A5"/>
    <w:rsid w:val="00D43708"/>
    <w:rsid w:val="00D65D8C"/>
    <w:rsid w:val="00D85AD4"/>
    <w:rsid w:val="00D910D8"/>
    <w:rsid w:val="00DA126A"/>
    <w:rsid w:val="00DA1B23"/>
    <w:rsid w:val="00DB0DFB"/>
    <w:rsid w:val="00DB69B2"/>
    <w:rsid w:val="00DC47A5"/>
    <w:rsid w:val="00DD7CC8"/>
    <w:rsid w:val="00DE4167"/>
    <w:rsid w:val="00E11A3E"/>
    <w:rsid w:val="00E170AA"/>
    <w:rsid w:val="00E26E9B"/>
    <w:rsid w:val="00E31865"/>
    <w:rsid w:val="00E42DF1"/>
    <w:rsid w:val="00E42FCD"/>
    <w:rsid w:val="00E5235B"/>
    <w:rsid w:val="00E83C7E"/>
    <w:rsid w:val="00E84342"/>
    <w:rsid w:val="00EE22ED"/>
    <w:rsid w:val="00EE4397"/>
    <w:rsid w:val="00EE5E1B"/>
    <w:rsid w:val="00F06657"/>
    <w:rsid w:val="00F107C9"/>
    <w:rsid w:val="00F16C20"/>
    <w:rsid w:val="00F475AE"/>
    <w:rsid w:val="00F75FED"/>
    <w:rsid w:val="00F774CD"/>
    <w:rsid w:val="00F869BF"/>
    <w:rsid w:val="00F91E32"/>
    <w:rsid w:val="00F96731"/>
    <w:rsid w:val="00F97C61"/>
    <w:rsid w:val="00FC191C"/>
    <w:rsid w:val="00FD06D8"/>
    <w:rsid w:val="00FD6BD1"/>
    <w:rsid w:val="05893F2E"/>
    <w:rsid w:val="0B448294"/>
    <w:rsid w:val="0C9C5355"/>
    <w:rsid w:val="0EBC9E3D"/>
    <w:rsid w:val="0EE17249"/>
    <w:rsid w:val="0F256B93"/>
    <w:rsid w:val="113641A5"/>
    <w:rsid w:val="14B80555"/>
    <w:rsid w:val="178C91A3"/>
    <w:rsid w:val="18D57046"/>
    <w:rsid w:val="1B26DF68"/>
    <w:rsid w:val="1F40DE09"/>
    <w:rsid w:val="1FB5BFD7"/>
    <w:rsid w:val="21408A26"/>
    <w:rsid w:val="22DF5F1D"/>
    <w:rsid w:val="240581AE"/>
    <w:rsid w:val="26DA588E"/>
    <w:rsid w:val="2E2326D2"/>
    <w:rsid w:val="3128C851"/>
    <w:rsid w:val="31C7C555"/>
    <w:rsid w:val="32BAA4FE"/>
    <w:rsid w:val="34263B20"/>
    <w:rsid w:val="38BB1B97"/>
    <w:rsid w:val="39543C2C"/>
    <w:rsid w:val="3AB35047"/>
    <w:rsid w:val="3D3313EF"/>
    <w:rsid w:val="403EEF2D"/>
    <w:rsid w:val="41DA501A"/>
    <w:rsid w:val="4281F399"/>
    <w:rsid w:val="434E7516"/>
    <w:rsid w:val="4564A7D8"/>
    <w:rsid w:val="4606EFE3"/>
    <w:rsid w:val="4614C31E"/>
    <w:rsid w:val="48B5CEAD"/>
    <w:rsid w:val="48DE7AA3"/>
    <w:rsid w:val="4919EC2F"/>
    <w:rsid w:val="4C0EFFBD"/>
    <w:rsid w:val="4D67A2FA"/>
    <w:rsid w:val="4EBB9367"/>
    <w:rsid w:val="516EC3F8"/>
    <w:rsid w:val="5187DAF2"/>
    <w:rsid w:val="572CA42E"/>
    <w:rsid w:val="579F4BA3"/>
    <w:rsid w:val="599B0BDA"/>
    <w:rsid w:val="5B5FE714"/>
    <w:rsid w:val="5FDE0B7E"/>
    <w:rsid w:val="626C9A75"/>
    <w:rsid w:val="63C52E14"/>
    <w:rsid w:val="64883271"/>
    <w:rsid w:val="6635C2DA"/>
    <w:rsid w:val="67F2D9AA"/>
    <w:rsid w:val="6A2E4319"/>
    <w:rsid w:val="6D57DA80"/>
    <w:rsid w:val="6F941CB8"/>
    <w:rsid w:val="70852002"/>
    <w:rsid w:val="70BBB38F"/>
    <w:rsid w:val="7112DA6F"/>
    <w:rsid w:val="7216CF00"/>
    <w:rsid w:val="75CD9778"/>
    <w:rsid w:val="76B58F02"/>
    <w:rsid w:val="775A6E20"/>
    <w:rsid w:val="777C9D85"/>
    <w:rsid w:val="789873AB"/>
    <w:rsid w:val="78EC558A"/>
    <w:rsid w:val="7ED0FA77"/>
    <w:rsid w:val="7F9B10B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59960D2"/>
  <w15:chartTrackingRefBased/>
  <w15:docId w15:val="{2D809ABC-C5F1-4F7A-AA62-7453D612E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3D8"/>
  </w:style>
  <w:style w:type="paragraph" w:styleId="Heading1">
    <w:name w:val="heading 1"/>
    <w:basedOn w:val="Normal"/>
    <w:next w:val="Normal"/>
    <w:link w:val="Heading1Char"/>
    <w:uiPriority w:val="9"/>
    <w:qFormat/>
    <w:rsid w:val="00496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6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6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6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6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F63"/>
    <w:rPr>
      <w:rFonts w:eastAsiaTheme="majorEastAsia" w:cstheme="majorBidi"/>
      <w:color w:val="272727" w:themeColor="text1" w:themeTint="D8"/>
    </w:rPr>
  </w:style>
  <w:style w:type="paragraph" w:styleId="Title">
    <w:name w:val="Title"/>
    <w:basedOn w:val="Normal"/>
    <w:next w:val="Normal"/>
    <w:link w:val="TitleChar"/>
    <w:uiPriority w:val="10"/>
    <w:qFormat/>
    <w:rsid w:val="00496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F63"/>
    <w:pPr>
      <w:spacing w:before="160"/>
      <w:jc w:val="center"/>
    </w:pPr>
    <w:rPr>
      <w:i/>
      <w:iCs/>
      <w:color w:val="404040" w:themeColor="text1" w:themeTint="BF"/>
    </w:rPr>
  </w:style>
  <w:style w:type="character" w:customStyle="1" w:styleId="QuoteChar">
    <w:name w:val="Quote Char"/>
    <w:basedOn w:val="DefaultParagraphFont"/>
    <w:link w:val="Quote"/>
    <w:uiPriority w:val="29"/>
    <w:rsid w:val="00496F63"/>
    <w:rPr>
      <w:i/>
      <w:iCs/>
      <w:color w:val="404040" w:themeColor="text1" w:themeTint="BF"/>
    </w:rPr>
  </w:style>
  <w:style w:type="paragraph" w:styleId="ListParagraph">
    <w:name w:val="List Paragraph"/>
    <w:basedOn w:val="Normal"/>
    <w:uiPriority w:val="34"/>
    <w:qFormat/>
    <w:rsid w:val="00496F63"/>
    <w:pPr>
      <w:ind w:left="720"/>
      <w:contextualSpacing/>
    </w:pPr>
  </w:style>
  <w:style w:type="character" w:styleId="IntenseEmphasis">
    <w:name w:val="Intense Emphasis"/>
    <w:basedOn w:val="DefaultParagraphFont"/>
    <w:uiPriority w:val="21"/>
    <w:qFormat/>
    <w:rsid w:val="00496F63"/>
    <w:rPr>
      <w:i/>
      <w:iCs/>
      <w:color w:val="0F4761" w:themeColor="accent1" w:themeShade="BF"/>
    </w:rPr>
  </w:style>
  <w:style w:type="paragraph" w:styleId="IntenseQuote">
    <w:name w:val="Intense Quote"/>
    <w:basedOn w:val="Normal"/>
    <w:next w:val="Normal"/>
    <w:link w:val="IntenseQuoteChar"/>
    <w:uiPriority w:val="30"/>
    <w:qFormat/>
    <w:rsid w:val="00496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F63"/>
    <w:rPr>
      <w:i/>
      <w:iCs/>
      <w:color w:val="0F4761" w:themeColor="accent1" w:themeShade="BF"/>
    </w:rPr>
  </w:style>
  <w:style w:type="character" w:styleId="IntenseReference">
    <w:name w:val="Intense Reference"/>
    <w:basedOn w:val="DefaultParagraphFont"/>
    <w:uiPriority w:val="32"/>
    <w:qFormat/>
    <w:rsid w:val="00496F63"/>
    <w:rPr>
      <w:b/>
      <w:bCs/>
      <w:smallCaps/>
      <w:color w:val="0F4761" w:themeColor="accent1" w:themeShade="BF"/>
      <w:spacing w:val="5"/>
    </w:rPr>
  </w:style>
  <w:style w:type="character" w:styleId="CommentReference">
    <w:name w:val="annotation reference"/>
    <w:basedOn w:val="DefaultParagraphFont"/>
    <w:uiPriority w:val="99"/>
    <w:semiHidden/>
    <w:unhideWhenUsed/>
    <w:rsid w:val="00A91F34"/>
    <w:rPr>
      <w:sz w:val="16"/>
      <w:szCs w:val="16"/>
    </w:rPr>
  </w:style>
  <w:style w:type="paragraph" w:styleId="CommentText">
    <w:name w:val="annotation text"/>
    <w:basedOn w:val="Normal"/>
    <w:link w:val="CommentTextChar"/>
    <w:uiPriority w:val="99"/>
    <w:unhideWhenUsed/>
    <w:rsid w:val="00A91F34"/>
    <w:pPr>
      <w:spacing w:line="240" w:lineRule="auto"/>
    </w:pPr>
    <w:rPr>
      <w:sz w:val="20"/>
      <w:szCs w:val="20"/>
    </w:rPr>
  </w:style>
  <w:style w:type="character" w:customStyle="1" w:styleId="CommentTextChar">
    <w:name w:val="Comment Text Char"/>
    <w:basedOn w:val="DefaultParagraphFont"/>
    <w:link w:val="CommentText"/>
    <w:uiPriority w:val="99"/>
    <w:rsid w:val="00A91F34"/>
    <w:rPr>
      <w:sz w:val="20"/>
      <w:szCs w:val="20"/>
    </w:rPr>
  </w:style>
  <w:style w:type="paragraph" w:styleId="CommentSubject">
    <w:name w:val="annotation subject"/>
    <w:basedOn w:val="CommentText"/>
    <w:next w:val="CommentText"/>
    <w:link w:val="CommentSubjectChar"/>
    <w:uiPriority w:val="99"/>
    <w:semiHidden/>
    <w:unhideWhenUsed/>
    <w:rsid w:val="00A91F34"/>
    <w:rPr>
      <w:b/>
      <w:bCs/>
    </w:rPr>
  </w:style>
  <w:style w:type="character" w:customStyle="1" w:styleId="CommentSubjectChar">
    <w:name w:val="Comment Subject Char"/>
    <w:basedOn w:val="CommentTextChar"/>
    <w:link w:val="CommentSubject"/>
    <w:uiPriority w:val="99"/>
    <w:semiHidden/>
    <w:rsid w:val="00A91F34"/>
    <w:rPr>
      <w:b/>
      <w:bCs/>
      <w:sz w:val="20"/>
      <w:szCs w:val="20"/>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439FBD1097844480C2BE87B70F0BCA" ma:contentTypeVersion="10" ma:contentTypeDescription="Create a new document." ma:contentTypeScope="" ma:versionID="365b8743ece11c0591bddb2f7455b568">
  <xsd:schema xmlns:xsd="http://www.w3.org/2001/XMLSchema" xmlns:xs="http://www.w3.org/2001/XMLSchema" xmlns:p="http://schemas.microsoft.com/office/2006/metadata/properties" xmlns:ns3="a0c715d7-bd23-4374-bfc6-17035dfff625" targetNamespace="http://schemas.microsoft.com/office/2006/metadata/properties" ma:root="true" ma:fieldsID="f443ad2c75604b72e966e6db02166989" ns3:_="">
    <xsd:import namespace="a0c715d7-bd23-4374-bfc6-17035dfff62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_activity"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c715d7-bd23-4374-bfc6-17035dfff62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a0c715d7-bd23-4374-bfc6-17035dfff62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ADCE46-FA14-45DB-B77E-CAE9482C30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c715d7-bd23-4374-bfc6-17035dfff6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ACC14F-C7CB-407D-89F6-2E9AFBFD88A9}">
  <ds:schemaRefs>
    <ds:schemaRef ds:uri="http://schemas.microsoft.com/office/2006/metadata/properties"/>
    <ds:schemaRef ds:uri="http://schemas.microsoft.com/office/infopath/2007/PartnerControls"/>
    <ds:schemaRef ds:uri="a0c715d7-bd23-4374-bfc6-17035dfff625"/>
  </ds:schemaRefs>
</ds:datastoreItem>
</file>

<file path=customXml/itemProps3.xml><?xml version="1.0" encoding="utf-8"?>
<ds:datastoreItem xmlns:ds="http://schemas.openxmlformats.org/officeDocument/2006/customXml" ds:itemID="{F0F8B6B8-912B-45A1-AE5E-C026C655638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1863</Words>
  <Characters>10623</Characters>
  <Application>Microsoft Office Word</Application>
  <DocSecurity>4</DocSecurity>
  <Lines>88</Lines>
  <Paragraphs>24</Paragraphs>
  <ScaleCrop>false</ScaleCrop>
  <Company/>
  <LinksUpToDate>false</LinksUpToDate>
  <CharactersWithSpaces>12462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Ritter, Kaylee</dc:creator>
  <cp:keywords/>
  <dc:description/>
  <cp:lastModifiedBy>Ritter, Kaylee</cp:lastModifiedBy>
  <cp:revision>152</cp:revision>
  <dcterms:created xsi:type="dcterms:W3CDTF">2026-07-13T13:02:00Z</dcterms:created>
  <dcterms:modified xsi:type="dcterms:W3CDTF">2026-07-22T18:17:00Z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0x0101001E439FBD1097844480C2BE87B70F0BCA</vt:lpwstr>
  </property>
</Properties>
</file>