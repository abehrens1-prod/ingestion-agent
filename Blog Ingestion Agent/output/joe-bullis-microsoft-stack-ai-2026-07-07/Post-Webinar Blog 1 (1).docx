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ACD1D" w14:textId="405BA276" w:rsidR="00807A4F" w:rsidRPr="00807A4F" w:rsidRDefault="00807A4F" w:rsidP="00DF5300">
      <w:pPr>
        <w:rPr>
          <w:b/>
          <w:bCs/>
          <w:sz w:val="52"/>
          <w:szCs w:val="52"/>
        </w:rPr>
      </w:pPr>
      <w:r w:rsidRPr="00807A4F">
        <w:rPr>
          <w:sz w:val="52"/>
          <w:szCs w:val="52"/>
        </w:rPr>
        <w:t>Independent by Design: Trusted AI Across Your Microsoft Stack</w:t>
      </w:r>
    </w:p>
    <w:p w14:paraId="7AC03A6E" w14:textId="03B385E9" w:rsidR="00346D0D" w:rsidRDefault="00807A4F" w:rsidP="00346D0D">
      <w:r>
        <w:t>Webinar Recap | July 7, 2026 | Presented by Joe Bullis, VP Technical Evangelist, Strategy</w:t>
      </w:r>
    </w:p>
    <w:p w14:paraId="63393DBC" w14:textId="1D127456" w:rsidR="00346D0D" w:rsidRPr="000D2395" w:rsidRDefault="00346D0D" w:rsidP="00346D0D">
      <w:pPr>
        <w:rPr>
          <w:b/>
          <w:bCs/>
          <w:sz w:val="28"/>
          <w:szCs w:val="28"/>
        </w:rPr>
      </w:pPr>
      <w:r w:rsidRPr="000D2395">
        <w:rPr>
          <w:b/>
          <w:bCs/>
          <w:sz w:val="28"/>
          <w:szCs w:val="28"/>
        </w:rPr>
        <w:t xml:space="preserve"> Quick Answer</w:t>
      </w:r>
    </w:p>
    <w:p w14:paraId="015779D2" w14:textId="66C7DF32" w:rsidR="007473BB" w:rsidRPr="007473BB" w:rsidRDefault="007473BB" w:rsidP="007473BB">
      <w:pPr>
        <w:numPr>
          <w:ilvl w:val="0"/>
          <w:numId w:val="1"/>
        </w:numPr>
      </w:pPr>
      <w:r w:rsidRPr="007473BB">
        <w:rPr>
          <w:b/>
          <w:bCs/>
        </w:rPr>
        <w:t>The semantic layer is now critical infrastructure.</w:t>
      </w:r>
      <w:r w:rsidRPr="007473BB">
        <w:t> Gartner predicts that by 2030, universal semantic layers will be treated on par with data platforms and cybersecurity</w:t>
      </w:r>
      <w:r w:rsidR="00363419">
        <w:t>,</w:t>
      </w:r>
      <w:r w:rsidRPr="007473BB">
        <w:t xml:space="preserve"> driven entirely by AI demands.</w:t>
      </w:r>
    </w:p>
    <w:p w14:paraId="13E92DA8" w14:textId="209843D1" w:rsidR="007473BB" w:rsidRPr="007473BB" w:rsidRDefault="007473BB" w:rsidP="007473BB">
      <w:pPr>
        <w:numPr>
          <w:ilvl w:val="0"/>
          <w:numId w:val="1"/>
        </w:numPr>
      </w:pPr>
      <w:r w:rsidRPr="007473BB">
        <w:rPr>
          <w:b/>
          <w:bCs/>
        </w:rPr>
        <w:t>Vendor lock-in risk.</w:t>
      </w:r>
      <w:r w:rsidRPr="007473BB">
        <w:t xml:space="preserve"> On April 17, 2026, Microsoft removed a single connector mode and broke every report built on Databricks Metric Views </w:t>
      </w:r>
      <w:r w:rsidR="00363419">
        <w:t xml:space="preserve">deliberately </w:t>
      </w:r>
      <w:r w:rsidRPr="007473BB">
        <w:t>overnight.</w:t>
      </w:r>
    </w:p>
    <w:p w14:paraId="73893AA1" w14:textId="77777777" w:rsidR="007473BB" w:rsidRPr="007473BB" w:rsidRDefault="007473BB" w:rsidP="007473BB">
      <w:pPr>
        <w:numPr>
          <w:ilvl w:val="0"/>
          <w:numId w:val="1"/>
        </w:numPr>
      </w:pPr>
      <w:r w:rsidRPr="007473BB">
        <w:rPr>
          <w:b/>
          <w:bCs/>
        </w:rPr>
        <w:t>Both Microsoft and Databricks offer a fix. Both fixes are lock-in.</w:t>
      </w:r>
      <w:r w:rsidRPr="007473BB">
        <w:t> Putting logic in Power BI only works if Power BI is your only tool. Moving it into Unity Catalog is a one-way migration. Either way, you're inside one vendor's walls.</w:t>
      </w:r>
    </w:p>
    <w:p w14:paraId="5332CDD9" w14:textId="4E54F6E2" w:rsidR="00346D0D" w:rsidRDefault="007473BB" w:rsidP="00346D0D">
      <w:pPr>
        <w:numPr>
          <w:ilvl w:val="0"/>
          <w:numId w:val="1"/>
        </w:numPr>
      </w:pPr>
      <w:r w:rsidRPr="00580BA7">
        <w:rPr>
          <w:b/>
          <w:bCs/>
        </w:rPr>
        <w:t xml:space="preserve">Strategy Mosaic </w:t>
      </w:r>
      <w:r w:rsidR="00420E7C" w:rsidRPr="00580BA7">
        <w:rPr>
          <w:b/>
          <w:bCs/>
        </w:rPr>
        <w:t>is independent of</w:t>
      </w:r>
      <w:r w:rsidRPr="00580BA7">
        <w:rPr>
          <w:b/>
          <w:bCs/>
        </w:rPr>
        <w:t xml:space="preserve"> every platform</w:t>
      </w:r>
      <w:r w:rsidR="00580BA7">
        <w:t xml:space="preserve">. </w:t>
      </w:r>
      <w:r w:rsidR="000D2395">
        <w:t xml:space="preserve">Mosaic sits above </w:t>
      </w:r>
      <w:r w:rsidR="000D2395" w:rsidRPr="000D2395">
        <w:t>Databricks, Microsoft, Snowflake, and your BI tools — and serves all of them without belonging to any one of them. Neutrality isn’t a feature; it's the architecture.</w:t>
      </w:r>
      <w:r w:rsidR="000D2395" w:rsidRPr="000D2395">
        <w:rPr>
          <w:rFonts w:ascii="Arial" w:hAnsi="Arial" w:cs="Arial"/>
        </w:rPr>
        <w:t>​</w:t>
      </w:r>
      <w:r w:rsidR="000D2395">
        <w:t xml:space="preserve"> </w:t>
      </w:r>
    </w:p>
    <w:p w14:paraId="5F0FE7DB" w14:textId="77777777" w:rsidR="00346D0D" w:rsidRDefault="00346D0D" w:rsidP="00346D0D"/>
    <w:p w14:paraId="7C3C374D" w14:textId="4F3BC7A6" w:rsidR="00346D0D" w:rsidRPr="000D2395" w:rsidRDefault="00346D0D" w:rsidP="00346D0D">
      <w:pPr>
        <w:rPr>
          <w:b/>
          <w:bCs/>
          <w:sz w:val="36"/>
          <w:szCs w:val="36"/>
        </w:rPr>
      </w:pPr>
      <w:r w:rsidRPr="000D2395">
        <w:rPr>
          <w:b/>
          <w:bCs/>
          <w:sz w:val="36"/>
          <w:szCs w:val="36"/>
        </w:rPr>
        <w:t>The Question Every Enterprise Data Team Should Be Asking</w:t>
      </w:r>
    </w:p>
    <w:p w14:paraId="3347198A" w14:textId="77777777" w:rsidR="00CF3732" w:rsidRPr="00CF3732" w:rsidRDefault="00CF3732" w:rsidP="00CF3732">
      <w:r w:rsidRPr="00CF3732">
        <w:t>Your Microsoft stack isn’t the debate anymore.</w:t>
      </w:r>
    </w:p>
    <w:p w14:paraId="1F3F5C36" w14:textId="4C682D34" w:rsidR="00346D0D" w:rsidRDefault="00747A3F" w:rsidP="00346D0D">
      <w:r w:rsidRPr="00747A3F">
        <w:t>For most enterprise teams, the choices around Power BI for reporting, Azure for compute, and Copilot for AI are already made.</w:t>
      </w:r>
      <w:r w:rsidR="00346D0D">
        <w:t xml:space="preserve"> The </w:t>
      </w:r>
      <w:r>
        <w:t>real</w:t>
      </w:r>
      <w:r w:rsidR="00346D0D">
        <w:t xml:space="preserve"> strategic question is: </w:t>
      </w:r>
      <w:r w:rsidR="00EA22F6">
        <w:t>W</w:t>
      </w:r>
      <w:r w:rsidR="00346D0D">
        <w:t>here does your business logic live, and what happens to it when the landscape shifts?</w:t>
      </w:r>
    </w:p>
    <w:p w14:paraId="5CC14A33" w14:textId="358D275E" w:rsidR="00346D0D" w:rsidRDefault="00346D0D" w:rsidP="00346D0D">
      <w:r>
        <w:t>That was the central theme of Strategy's July 7th webinar,</w:t>
      </w:r>
      <w:commentRangeStart w:id="0"/>
      <w:commentRangeStart w:id="1"/>
      <w:r>
        <w:t xml:space="preserve"> </w:t>
      </w:r>
      <w:commentRangeEnd w:id="0"/>
      <w:r w:rsidR="00F14E90">
        <w:rPr>
          <w:rStyle w:val="CommentReference"/>
          <w:sz w:val="24"/>
          <w:szCs w:val="24"/>
        </w:rPr>
        <w:commentReference w:id="0"/>
      </w:r>
      <w:commentRangeEnd w:id="1"/>
      <w:r w:rsidR="000E0055">
        <w:rPr>
          <w:rStyle w:val="CommentReference"/>
          <w:sz w:val="24"/>
          <w:szCs w:val="24"/>
        </w:rPr>
        <w:commentReference w:id="1"/>
      </w:r>
      <w:hyperlink r:id="rId12">
        <w:r w:rsidRPr="2418868E">
          <w:rPr>
            <w:rStyle w:val="Hyperlink"/>
            <w:i/>
            <w:iCs/>
          </w:rPr>
          <w:t>Independent by Design: Trusted AI Across Your Microsoft Stack,</w:t>
        </w:r>
      </w:hyperlink>
      <w:r>
        <w:t xml:space="preserve"> hosted by Joe Bullis, VP of Technical Evangelist at Strategy. What followed was one of the most timely conversations in enterprise data — not because it was theoretical, but because the market had just handed everyone a real-world case study.</w:t>
      </w:r>
    </w:p>
    <w:p w14:paraId="7CEF423D" w14:textId="77777777" w:rsidR="00B34296" w:rsidRDefault="00B34296" w:rsidP="00346D0D">
      <w:pPr>
        <w:rPr>
          <w:sz w:val="44"/>
          <w:szCs w:val="44"/>
        </w:rPr>
      </w:pPr>
    </w:p>
    <w:p w14:paraId="48DE3B84" w14:textId="469FD65B" w:rsidR="00346D0D" w:rsidRPr="00A64CEA" w:rsidRDefault="00A64CEA" w:rsidP="00346D0D">
      <w:pPr>
        <w:rPr>
          <w:sz w:val="44"/>
          <w:szCs w:val="44"/>
        </w:rPr>
      </w:pPr>
      <w:r w:rsidRPr="00A64CEA">
        <w:rPr>
          <w:sz w:val="44"/>
          <w:szCs w:val="44"/>
        </w:rPr>
        <w:t>The Semantic Layer Revolution Is Here</w:t>
      </w:r>
    </w:p>
    <w:p w14:paraId="109E10B8" w14:textId="3C454991" w:rsidR="00346D0D" w:rsidRDefault="00346D0D" w:rsidP="00346D0D">
      <w:r>
        <w:t>For years</w:t>
      </w:r>
      <w:r w:rsidR="002F612F">
        <w:t>, semantic layers were treated as a nice-to-have. That's changing fast.</w:t>
      </w:r>
      <w:r w:rsidR="002F612F">
        <w:rPr>
          <w:noProof/>
        </w:rPr>
        <w:drawing>
          <wp:inline distT="0" distB="0" distL="0" distR="0" wp14:anchorId="6D2C0707" wp14:editId="05688C0C">
            <wp:extent cx="5932805" cy="3338830"/>
            <wp:effectExtent l="0" t="0" r="0" b="0"/>
            <wp:docPr id="68749471" name="Picture 1">
              <a:extLst xmlns:a="http://schemas.openxmlformats.org/drawingml/2006/main">
                <a:ext uri="{FF2B5EF4-FFF2-40B4-BE49-F238E27FC236}">
                  <a16:creationId xmlns:a16="http://schemas.microsoft.com/office/drawing/2014/main" id="{ECEDE274-2E10-4240-9C08-5259A2EC34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14:paraId="7E66D75C" w14:textId="4B3CF8D1" w:rsidR="00346D0D" w:rsidRPr="00B15AA0" w:rsidRDefault="26F45303" w:rsidP="00346D0D">
      <w:pPr>
        <w:rPr>
          <w:i/>
          <w:iCs/>
        </w:rPr>
      </w:pPr>
      <w:ins w:id="2" w:author="Socha, Beata" w:date="2026-07-07T13:17:00Z" w16du:dateUtc="2026-07-07T13:17:29Z">
        <w:r w:rsidRPr="76FA6772">
          <w:rPr>
            <w:i/>
            <w:iCs/>
          </w:rPr>
          <w:t>[</w:t>
        </w:r>
      </w:ins>
      <w:ins w:id="3" w:author="Socha, Beata" w:date="2026-07-07T13:17:00Z" w16du:dateUtc="2026-07-07T13:17:38Z">
        <w:r w:rsidRPr="2E18F4B0">
          <w:rPr>
            <w:i/>
            <w:iCs/>
          </w:rPr>
          <w:t>CAPTION] “</w:t>
        </w:r>
      </w:ins>
      <w:r w:rsidR="009E28A6" w:rsidRPr="2E18F4B0">
        <w:rPr>
          <w:i/>
          <w:iCs/>
        </w:rPr>
        <w:t>S</w:t>
      </w:r>
      <w:r w:rsidR="00346D0D" w:rsidRPr="2E18F4B0">
        <w:rPr>
          <w:i/>
          <w:iCs/>
        </w:rPr>
        <w:t>emantic</w:t>
      </w:r>
      <w:r w:rsidR="00346D0D" w:rsidRPr="009E28A6">
        <w:rPr>
          <w:i/>
          <w:iCs/>
        </w:rPr>
        <w:t xml:space="preserve"> layer</w:t>
      </w:r>
      <w:ins w:id="4" w:author="Socha, Beata" w:date="2026-07-07T13:17:00Z" w16du:dateUtc="2026-07-07T13:17:41Z">
        <w:r w:rsidR="2AA47F21" w:rsidRPr="67AB8FBD">
          <w:rPr>
            <w:i/>
            <w:iCs/>
          </w:rPr>
          <w:t>”</w:t>
        </w:r>
      </w:ins>
      <w:del w:id="5" w:author="Socha, Beata" w:date="2026-07-07T13:17:00Z" w16du:dateUtc="2026-07-07T13:17:41Z">
        <w:r w:rsidR="00346D0D" w:rsidRPr="009E28A6">
          <w:rPr>
            <w:i/>
            <w:iCs/>
          </w:rPr>
          <w:delText>"</w:delText>
        </w:r>
      </w:del>
      <w:r w:rsidR="00346D0D" w:rsidRPr="009E28A6">
        <w:rPr>
          <w:i/>
          <w:iCs/>
        </w:rPr>
        <w:t xml:space="preserve"> search interest spiking dramatically from near-zero in 2016 to </w:t>
      </w:r>
      <w:commentRangeStart w:id="6"/>
      <w:commentRangeStart w:id="7"/>
      <w:commentRangeStart w:id="8"/>
      <w:r w:rsidR="00346D0D" w:rsidRPr="009E28A6">
        <w:rPr>
          <w:i/>
          <w:iCs/>
        </w:rPr>
        <w:t>an all-time high in 2026</w:t>
      </w:r>
      <w:commentRangeEnd w:id="6"/>
      <w:r w:rsidR="009E28A6" w:rsidRPr="00B15AA0">
        <w:rPr>
          <w:rStyle w:val="CommentReference"/>
          <w:i/>
          <w:iCs/>
          <w:sz w:val="24"/>
          <w:szCs w:val="24"/>
        </w:rPr>
        <w:commentReference w:id="6"/>
      </w:r>
      <w:commentRangeEnd w:id="7"/>
      <w:r w:rsidR="00FE12A8" w:rsidRPr="00B15AA0">
        <w:rPr>
          <w:rStyle w:val="CommentReference"/>
          <w:i/>
          <w:iCs/>
          <w:sz w:val="24"/>
          <w:szCs w:val="24"/>
        </w:rPr>
        <w:commentReference w:id="7"/>
      </w:r>
      <w:commentRangeEnd w:id="8"/>
      <w:r w:rsidRPr="00B15AA0">
        <w:rPr>
          <w:rStyle w:val="CommentReference"/>
          <w:i/>
          <w:iCs/>
          <w:sz w:val="24"/>
          <w:szCs w:val="24"/>
        </w:rPr>
        <w:commentReference w:id="8"/>
      </w:r>
    </w:p>
    <w:p w14:paraId="009A5230" w14:textId="6A6431AB" w:rsidR="00346D0D" w:rsidRDefault="00346D0D" w:rsidP="00346D0D">
      <w:r>
        <w:t xml:space="preserve">The Google Trends data Joe shared during the webinar tells the story clearly: searches for </w:t>
      </w:r>
      <w:ins w:id="9" w:author="Socha, Beata" w:date="2026-07-07T13:18:00Z" w16du:dateUtc="2026-07-07T13:18:45Z">
        <w:r w:rsidR="201F1C8B">
          <w:t>“</w:t>
        </w:r>
      </w:ins>
      <w:del w:id="10" w:author="Socha, Beata" w:date="2026-07-07T13:18:00Z" w16du:dateUtc="2026-07-07T13:18:45Z">
        <w:r>
          <w:delText>"</w:delText>
        </w:r>
      </w:del>
      <w:r>
        <w:t>semantic layer</w:t>
      </w:r>
      <w:ins w:id="11" w:author="Socha, Beata" w:date="2026-07-07T13:18:00Z" w16du:dateUtc="2026-07-07T13:18:48Z">
        <w:r w:rsidR="4A47670E">
          <w:t>”</w:t>
        </w:r>
      </w:ins>
      <w:del w:id="12" w:author="Socha, Beata" w:date="2026-07-07T13:18:00Z" w16du:dateUtc="2026-07-07T13:18:48Z">
        <w:r>
          <w:delText>"</w:delText>
        </w:r>
      </w:del>
      <w:r>
        <w:t xml:space="preserve"> have gone from virtually flat for a decade to near-vertical in the past two years. </w:t>
      </w:r>
    </w:p>
    <w:p w14:paraId="781359EA" w14:textId="389B4E75" w:rsidR="00346D0D" w:rsidRDefault="00B15AA0" w:rsidP="00346D0D">
      <w:r>
        <w:t>By now, m</w:t>
      </w:r>
      <w:r w:rsidR="00346D0D">
        <w:t xml:space="preserve">ost organizations have now experienced the non-deterministic nature of AI assistants like ChatGPT, Claude, and Gemini. These tools are </w:t>
      </w:r>
      <w:r w:rsidR="0079439F">
        <w:t>powerful, but</w:t>
      </w:r>
      <w:r>
        <w:t xml:space="preserve"> when</w:t>
      </w:r>
      <w:r w:rsidR="00346D0D">
        <w:t xml:space="preserve"> left ungoverned, they hallucinate. They invent metrics, misinterpret definitions, and return inconsistent answers to the same question asked twice.</w:t>
      </w:r>
    </w:p>
    <w:p w14:paraId="196D622B" w14:textId="6111A168" w:rsidR="00346D0D" w:rsidRDefault="00346D0D" w:rsidP="00346D0D">
      <w:r>
        <w:t>The solution that enterprises are discovering is the semantic layer. By providing structured, governed business context</w:t>
      </w:r>
      <w:r w:rsidR="0079439F">
        <w:t xml:space="preserve">, </w:t>
      </w:r>
      <w:r>
        <w:t>a semantic layer turns a non-deterministic AI assistant into a reliable, trustworthy one.</w:t>
      </w:r>
    </w:p>
    <w:p w14:paraId="145BBE5A" w14:textId="77777777" w:rsidR="00346D0D" w:rsidRDefault="00346D0D" w:rsidP="00346D0D"/>
    <w:p w14:paraId="4FD9E998" w14:textId="652AE271" w:rsidR="00346D0D" w:rsidRDefault="003C7339" w:rsidP="00346D0D">
      <w:r>
        <w:rPr>
          <w:noProof/>
        </w:rPr>
        <w:drawing>
          <wp:inline distT="0" distB="0" distL="0" distR="0" wp14:anchorId="175FAE09" wp14:editId="455B9333">
            <wp:extent cx="5932805" cy="3338830"/>
            <wp:effectExtent l="0" t="0" r="0" b="0"/>
            <wp:docPr id="1719290768" name="Picture 2">
              <a:extLst xmlns:a="http://schemas.openxmlformats.org/drawingml/2006/main">
                <a:ext uri="{FF2B5EF4-FFF2-40B4-BE49-F238E27FC236}">
                  <a16:creationId xmlns:a16="http://schemas.microsoft.com/office/drawing/2014/main" id="{31508A75-BECE-4B33-8F22-96A7992C46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14:paraId="75E35D0F" w14:textId="39E11DEB" w:rsidR="00346D0D" w:rsidRDefault="00346D0D" w:rsidP="00346D0D">
      <w:r>
        <w:t>As Joe demonstrated, when a Strategy Mosaic semantic model sits underneath both Claude and Power BI, the same question returns the same answer — every time. Same model, same context, same results. That</w:t>
      </w:r>
      <w:r w:rsidR="06823B05">
        <w:t>’</w:t>
      </w:r>
      <w:r>
        <w:t>s what deterministic AI looks like in practice.</w:t>
      </w:r>
    </w:p>
    <w:p w14:paraId="2E75F76B" w14:textId="77777777" w:rsidR="00346D0D" w:rsidRDefault="00346D0D" w:rsidP="00346D0D"/>
    <w:p w14:paraId="7BF2CB4A" w14:textId="16055A94" w:rsidR="00346D0D" w:rsidRDefault="00346D0D" w:rsidP="00346D0D">
      <w:commentRangeStart w:id="13"/>
      <w:r>
        <w:t>Gartner has taken notice</w:t>
      </w:r>
      <w:r w:rsidR="00F83131">
        <w:t xml:space="preserve">, and has said: </w:t>
      </w:r>
      <w:commentRangeEnd w:id="13"/>
      <w:r>
        <w:rPr>
          <w:rStyle w:val="CommentReference"/>
          <w:sz w:val="24"/>
          <w:szCs w:val="24"/>
        </w:rPr>
        <w:commentReference w:id="13"/>
      </w:r>
    </w:p>
    <w:p w14:paraId="62993A1D" w14:textId="51615117" w:rsidR="00346D0D" w:rsidRDefault="00F83131" w:rsidP="27E9FA5C">
      <w:pPr>
        <w:ind w:left="720"/>
      </w:pPr>
      <w:r>
        <w:t>“</w:t>
      </w:r>
      <w:r w:rsidR="00346D0D">
        <w:t>By 2030, universal semantic layers will be treated as critical infrastructure, alongside data platforms and cybersecurity.</w:t>
      </w:r>
      <w:r w:rsidR="5F63A96A">
        <w:t>”</w:t>
      </w:r>
    </w:p>
    <w:p w14:paraId="1D0332E2" w14:textId="6F0ECB30" w:rsidR="7260F11A" w:rsidRDefault="4D9D4BFB" w:rsidP="76E8C748">
      <w:pPr>
        <w:ind w:left="720"/>
      </w:pPr>
      <w:r w:rsidRPr="411FBB0A">
        <w:rPr>
          <w:rFonts w:ascii="Aptos" w:eastAsia="Aptos" w:hAnsi="Aptos" w:cs="Aptos"/>
        </w:rPr>
        <w:t xml:space="preserve">—  </w:t>
      </w:r>
      <w:r w:rsidR="7260F11A" w:rsidRPr="76E8C748">
        <w:rPr>
          <w:rFonts w:ascii="Aptos" w:eastAsia="Aptos" w:hAnsi="Aptos" w:cs="Aptos"/>
        </w:rPr>
        <w:t>Gartner Data &amp; Analytics Summit 2026, Signature Series</w:t>
      </w:r>
    </w:p>
    <w:p w14:paraId="62E62FEF" w14:textId="3B0892A5" w:rsidR="00346D0D" w:rsidRDefault="00D26548" w:rsidP="00346D0D">
      <w:r w:rsidRPr="00D26548">
        <w:t> </w:t>
      </w:r>
      <w:r w:rsidRPr="00D26548">
        <w:rPr>
          <w:noProof/>
        </w:rPr>
        <w:drawing>
          <wp:inline distT="0" distB="0" distL="0" distR="0" wp14:anchorId="3F330592" wp14:editId="2823D033">
            <wp:extent cx="4455042" cy="2997203"/>
            <wp:effectExtent l="0" t="0" r="0" b="0"/>
            <wp:docPr id="1501222226" name="Picture 4">
              <a:extLst xmlns:a="http://schemas.openxmlformats.org/drawingml/2006/main">
                <a:ext uri="{FF2B5EF4-FFF2-40B4-BE49-F238E27FC236}">
                  <a16:creationId xmlns:a16="http://schemas.microsoft.com/office/drawing/2014/main" id="{F4DB3963-EE1F-4855-97D5-5A3842DE83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60667" cy="3000987"/>
                    </a:xfrm>
                    <a:prstGeom prst="rect">
                      <a:avLst/>
                    </a:prstGeom>
                    <a:noFill/>
                    <a:ln>
                      <a:noFill/>
                    </a:ln>
                  </pic:spPr>
                </pic:pic>
              </a:graphicData>
            </a:graphic>
          </wp:inline>
        </w:drawing>
      </w:r>
    </w:p>
    <w:p w14:paraId="1884B51A" w14:textId="39438671" w:rsidR="00D26548" w:rsidRDefault="00D26548" w:rsidP="00D26548">
      <w:r>
        <w:t>Gartner has taken notice, and has said</w:t>
      </w:r>
      <w:r w:rsidR="00581E18">
        <w:t xml:space="preserve"> that b</w:t>
      </w:r>
      <w:r>
        <w:t>y 2030, universal semantic layers will be treated as critical infrastructure</w:t>
      </w:r>
      <w:r w:rsidR="00581E18">
        <w:t xml:space="preserve"> because of AI demands.</w:t>
      </w:r>
      <w:r w:rsidR="006A4BB0">
        <w:t xml:space="preserve"> They feel that</w:t>
      </w:r>
      <w:r w:rsidR="00581E18">
        <w:t xml:space="preserve"> </w:t>
      </w:r>
      <w:r w:rsidR="006A4BB0">
        <w:t>Semantic Layers will be equivalent to data platforms, not only a feature of them.</w:t>
      </w:r>
    </w:p>
    <w:p w14:paraId="65253165" w14:textId="77777777" w:rsidR="00346D0D" w:rsidRPr="006D5C02" w:rsidRDefault="00346D0D" w:rsidP="00346D0D">
      <w:pPr>
        <w:rPr>
          <w:sz w:val="44"/>
          <w:szCs w:val="44"/>
        </w:rPr>
      </w:pPr>
    </w:p>
    <w:p w14:paraId="0B6D2890" w14:textId="257A8A52" w:rsidR="00346D0D" w:rsidRPr="006D5C02" w:rsidRDefault="00346D0D" w:rsidP="00346D0D">
      <w:pPr>
        <w:rPr>
          <w:sz w:val="44"/>
          <w:szCs w:val="44"/>
        </w:rPr>
      </w:pPr>
      <w:r w:rsidRPr="006D5C02">
        <w:rPr>
          <w:sz w:val="44"/>
          <w:szCs w:val="44"/>
        </w:rPr>
        <w:t>2026: The Semantic Layer Becomes a Battlefield</w:t>
      </w:r>
    </w:p>
    <w:p w14:paraId="2D89C4C3" w14:textId="6A6E13A8" w:rsidR="00346D0D" w:rsidRDefault="00846E27" w:rsidP="00346D0D">
      <w:r>
        <w:t>One example that brings Gartner’s prediction to the forefront happened in April, when Microsoft stated that semantic layers should belong on P</w:t>
      </w:r>
      <w:ins w:id="14" w:author="Socha, Beata" w:date="2026-07-07T13:22:00Z" w16du:dateUtc="2026-07-07T13:22:26Z">
        <w:r w:rsidR="793E4101">
          <w:t xml:space="preserve">ower </w:t>
        </w:r>
      </w:ins>
      <w:r>
        <w:t xml:space="preserve">BI layers. </w:t>
      </w:r>
    </w:p>
    <w:p w14:paraId="194E2903" w14:textId="77C2A619" w:rsidR="00346D0D" w:rsidRDefault="0095627C" w:rsidP="00346D0D">
      <w:r>
        <w:t xml:space="preserve">Here’s </w:t>
      </w:r>
      <w:r w:rsidR="00346D0D">
        <w:t>the timeline:</w:t>
      </w:r>
    </w:p>
    <w:p w14:paraId="0B5EB4CB" w14:textId="4B705B7A" w:rsidR="00346D0D" w:rsidRDefault="00346D0D" w:rsidP="0095627C">
      <w:pPr>
        <w:ind w:left="720"/>
      </w:pPr>
      <w:r w:rsidRPr="0095627C">
        <w:rPr>
          <w:b/>
          <w:bCs/>
        </w:rPr>
        <w:t>April 12:</w:t>
      </w:r>
      <w:r>
        <w:t xml:space="preserve"> A Microsoft engineer publishes the case that business logic belongs inside Power BI models.</w:t>
      </w:r>
    </w:p>
    <w:p w14:paraId="4B4A7CB4" w14:textId="3B5D1965" w:rsidR="00346D0D" w:rsidRDefault="00346D0D" w:rsidP="0095627C">
      <w:pPr>
        <w:ind w:left="720"/>
      </w:pPr>
      <w:r w:rsidRPr="0095627C">
        <w:rPr>
          <w:b/>
          <w:bCs/>
        </w:rPr>
        <w:t>April 17</w:t>
      </w:r>
      <w:del w:id="15" w:author="Socha, Beata" w:date="2026-07-07T13:22:00Z" w16du:dateUtc="2026-07-07T13:22:33Z">
        <w:r w:rsidRPr="0095627C">
          <w:rPr>
            <w:b/>
            <w:bCs/>
          </w:rPr>
          <w:delText xml:space="preserve"> </w:delText>
        </w:r>
        <w:r w:rsidR="0095627C" w:rsidRPr="0095627C">
          <w:rPr>
            <w:b/>
            <w:bCs/>
          </w:rPr>
          <w:delText>(</w:delText>
        </w:r>
        <w:r w:rsidRPr="0095627C">
          <w:rPr>
            <w:b/>
            <w:bCs/>
          </w:rPr>
          <w:delText xml:space="preserve"> five days later</w:delText>
        </w:r>
        <w:r w:rsidR="0095627C" w:rsidRPr="0095627C">
          <w:rPr>
            <w:b/>
            <w:bCs/>
          </w:rPr>
          <w:delText>)</w:delText>
        </w:r>
      </w:del>
      <w:r w:rsidRPr="0095627C">
        <w:rPr>
          <w:b/>
          <w:bCs/>
        </w:rPr>
        <w:t>:</w:t>
      </w:r>
      <w:r w:rsidR="0095627C">
        <w:t xml:space="preserve"> </w:t>
      </w:r>
      <w:r>
        <w:t>Microsoft removes BI compatibility mode from the Power BI–Azure Databricks connector. Every report built directly on Databricks Metric Views stopped working. No in-connector fix was offered.</w:t>
      </w:r>
    </w:p>
    <w:p w14:paraId="039EDEA2" w14:textId="45765DD6" w:rsidR="00346D0D" w:rsidRDefault="00346D0D" w:rsidP="0095627C">
      <w:pPr>
        <w:ind w:left="720"/>
      </w:pPr>
      <w:r w:rsidRPr="0095627C">
        <w:rPr>
          <w:b/>
          <w:bCs/>
        </w:rPr>
        <w:t>June 16:</w:t>
      </w:r>
      <w:r w:rsidR="0095627C">
        <w:t xml:space="preserve"> </w:t>
      </w:r>
      <w:r>
        <w:t>Databricks responds at its Data + AI Summit by announcing a one-way import of Power BI and Tableau semantic models into Unity Catalog — trading one form of lock-in for another.</w:t>
      </w:r>
    </w:p>
    <w:p w14:paraId="3A321213" w14:textId="19D1A698" w:rsidR="00346D0D" w:rsidRDefault="00346D0D" w:rsidP="0095627C">
      <w:pPr>
        <w:ind w:left="720"/>
      </w:pPr>
      <w:r w:rsidRPr="0095627C">
        <w:rPr>
          <w:b/>
          <w:bCs/>
        </w:rPr>
        <w:t>July 2026:</w:t>
      </w:r>
      <w:r>
        <w:t xml:space="preserve"> The ADBC migration forces re-certification work on every team connecting Power BI directly to Databricks.</w:t>
      </w:r>
    </w:p>
    <w:p w14:paraId="5321F72B" w14:textId="49A877A3" w:rsidR="0095627C" w:rsidRPr="0095627C" w:rsidRDefault="00B34296" w:rsidP="00346D0D">
      <w:pPr>
        <w:rPr>
          <w:b/>
          <w:bCs/>
        </w:rPr>
      </w:pPr>
      <w:r>
        <w:t xml:space="preserve">Joe </w:t>
      </w:r>
      <w:r w:rsidR="0095627C">
        <w:t xml:space="preserve">Bullis </w:t>
      </w:r>
      <w:r w:rsidR="00346D0D">
        <w:t xml:space="preserve">was direct about what this sequence means: </w:t>
      </w:r>
    </w:p>
    <w:p w14:paraId="716CB0D8" w14:textId="625320C0" w:rsidR="00346D0D" w:rsidRDefault="1BE3D73E" w:rsidP="00864928">
      <w:pPr>
        <w:ind w:left="720"/>
        <w:rPr>
          <w:ins w:id="16" w:author="Socha, Beata" w:date="2026-07-07T13:23:00Z" w16du:dateUtc="2026-07-07T13:23:28Z"/>
        </w:rPr>
      </w:pPr>
      <w:r w:rsidRPr="2305B545">
        <w:rPr>
          <w:b/>
          <w:bCs/>
          <w:i/>
          <w:iCs/>
        </w:rPr>
        <w:t>“</w:t>
      </w:r>
      <w:r w:rsidR="00346D0D" w:rsidRPr="0095627C">
        <w:rPr>
          <w:b/>
          <w:bCs/>
          <w:i/>
          <w:iCs/>
        </w:rPr>
        <w:t>The argument on April 12, the proof on April 17. This is strategic, not accidental</w:t>
      </w:r>
      <w:r w:rsidR="00346D0D" w:rsidRPr="294535FD">
        <w:rPr>
          <w:b/>
          <w:bCs/>
          <w:i/>
          <w:iCs/>
        </w:rPr>
        <w:t>.</w:t>
      </w:r>
      <w:r w:rsidR="584A3067" w:rsidRPr="294535FD">
        <w:rPr>
          <w:b/>
          <w:bCs/>
          <w:i/>
          <w:iCs/>
        </w:rPr>
        <w:t>”</w:t>
      </w:r>
      <w:r w:rsidR="0095627C">
        <w:rPr>
          <w:b/>
          <w:bCs/>
          <w:i/>
          <w:iCs/>
        </w:rPr>
        <w:t xml:space="preserve"> </w:t>
      </w:r>
    </w:p>
    <w:p w14:paraId="58B29B60" w14:textId="228BD78B" w:rsidR="00346D0D" w:rsidRDefault="0095627C">
      <w:pPr>
        <w:ind w:firstLine="720"/>
        <w:pPrChange w:id="17" w:author="Socha, Beata" w:date="2026-07-07T06:23:00Z" w16du:dateUtc="2026-07-07T13:23:00Z">
          <w:pPr/>
        </w:pPrChange>
      </w:pPr>
      <w:del w:id="18" w:author="Socha, Beata" w:date="2026-07-07T13:23:00Z" w16du:dateUtc="2026-07-07T13:23:37Z">
        <w:r>
          <w:delText>–</w:delText>
        </w:r>
      </w:del>
      <w:ins w:id="19" w:author="Socha, Beata" w:date="2026-07-07T13:23:00Z" w16du:dateUtc="2026-07-07T13:23:37Z">
        <w:r w:rsidR="7B9A5F6F" w:rsidRPr="0724EC5F">
          <w:rPr>
            <w:rFonts w:ascii="Aptos" w:eastAsia="Aptos" w:hAnsi="Aptos" w:cs="Aptos"/>
          </w:rPr>
          <w:t xml:space="preserve">— </w:t>
        </w:r>
      </w:ins>
      <w:r>
        <w:t xml:space="preserve"> Joe Bullis, </w:t>
      </w:r>
      <w:r w:rsidR="00864928" w:rsidRPr="00864928">
        <w:t>VP, Technical Evangelist</w:t>
      </w:r>
      <w:r w:rsidR="00B34296">
        <w:t>,</w:t>
      </w:r>
      <w:r w:rsidR="00864928">
        <w:t xml:space="preserve"> </w:t>
      </w:r>
      <w:r w:rsidR="00864928" w:rsidRPr="00864928">
        <w:t>Strategy</w:t>
      </w:r>
    </w:p>
    <w:p w14:paraId="5AD9F900" w14:textId="77777777" w:rsidR="00864928" w:rsidRDefault="00864928" w:rsidP="00864928">
      <w:pPr>
        <w:ind w:left="720"/>
      </w:pPr>
    </w:p>
    <w:p w14:paraId="4A739059" w14:textId="4C92AD58" w:rsidR="000F1209" w:rsidRDefault="00346D0D" w:rsidP="00346D0D">
      <w:r>
        <w:t xml:space="preserve">The semantic layer is the high ground of enterprise AI. </w:t>
      </w:r>
      <w:r w:rsidR="000F1209">
        <w:t>What does this mean</w:t>
      </w:r>
      <w:del w:id="20" w:author="Socha, Beata" w:date="2026-07-07T13:24:00Z" w16du:dateUtc="2026-07-07T13:24:08Z">
        <w:r w:rsidR="000F1209">
          <w:delText>, you may ask</w:delText>
        </w:r>
      </w:del>
      <w:r w:rsidR="000F1209">
        <w:t xml:space="preserve">? </w:t>
      </w:r>
    </w:p>
    <w:p w14:paraId="5D7A39E2" w14:textId="68104E2B" w:rsidR="00346D0D" w:rsidRDefault="000F1209" w:rsidP="00346D0D">
      <w:r>
        <w:t>It means that w</w:t>
      </w:r>
      <w:r w:rsidR="00346D0D">
        <w:t>hoever controls how a company</w:t>
      </w:r>
      <w:r w:rsidR="60031261">
        <w:t>’</w:t>
      </w:r>
      <w:r w:rsidR="00346D0D">
        <w:t>s data is defined</w:t>
      </w:r>
      <w:r>
        <w:t>,</w:t>
      </w:r>
      <w:r w:rsidR="00346D0D">
        <w:t xml:space="preserve"> controls the context </w:t>
      </w:r>
      <w:r>
        <w:t xml:space="preserve">that </w:t>
      </w:r>
      <w:r w:rsidR="00346D0D">
        <w:t xml:space="preserve">every AI agent, dashboard, and business decision depends on. Neither Microsoft nor Databricks </w:t>
      </w:r>
      <w:r w:rsidR="007D5D61">
        <w:t>are</w:t>
      </w:r>
      <w:r w:rsidR="00346D0D">
        <w:t xml:space="preserve"> willing to hand that control to the other</w:t>
      </w:r>
      <w:r w:rsidR="007D5D61">
        <w:t>,</w:t>
      </w:r>
      <w:r w:rsidR="00346D0D">
        <w:t xml:space="preserve"> and neither will hesitate to break the bridge between them again.</w:t>
      </w:r>
      <w:r w:rsidR="007D5D61">
        <w:t xml:space="preserve"> So </w:t>
      </w:r>
      <w:r w:rsidR="61D29F40">
        <w:t>i</w:t>
      </w:r>
      <w:r w:rsidR="00346D0D">
        <w:t>f your business logic lives inside one platform's walls, you</w:t>
      </w:r>
      <w:r w:rsidR="484E7A4A">
        <w:t>’</w:t>
      </w:r>
      <w:r w:rsidR="00346D0D">
        <w:t>re exposed to the next move.</w:t>
      </w:r>
    </w:p>
    <w:p w14:paraId="3485EA9F" w14:textId="77777777" w:rsidR="00346D0D" w:rsidRDefault="00346D0D" w:rsidP="00346D0D"/>
    <w:p w14:paraId="085C55E3" w14:textId="7BB8D80A" w:rsidR="00346D0D" w:rsidRPr="004C4985" w:rsidRDefault="00346D0D" w:rsidP="00346D0D">
      <w:pPr>
        <w:rPr>
          <w:b/>
          <w:bCs/>
          <w:sz w:val="28"/>
          <w:szCs w:val="28"/>
        </w:rPr>
      </w:pPr>
      <w:r w:rsidRPr="000A3079">
        <w:rPr>
          <w:b/>
          <w:bCs/>
          <w:sz w:val="28"/>
          <w:szCs w:val="28"/>
        </w:rPr>
        <w:t>Both Vendors Have an Answer. Both Answers Are Lock-In.</w:t>
      </w:r>
    </w:p>
    <w:p w14:paraId="5957A42E" w14:textId="28AFC735" w:rsidR="00346D0D" w:rsidRDefault="00346D0D" w:rsidP="00346D0D">
      <w:r>
        <w:t>It</w:t>
      </w:r>
      <w:r w:rsidR="2053211A">
        <w:t>’</w:t>
      </w:r>
      <w:r>
        <w:t xml:space="preserve">s worth being precise about what each vendor is </w:t>
      </w:r>
      <w:r w:rsidR="00242262">
        <w:t>offering</w:t>
      </w:r>
      <w:r>
        <w:t>:</w:t>
      </w:r>
    </w:p>
    <w:p w14:paraId="25167684" w14:textId="43B0B45A" w:rsidR="00662B67" w:rsidRDefault="00346D0D" w:rsidP="00242262">
      <w:pPr>
        <w:ind w:left="720"/>
      </w:pPr>
      <w:r w:rsidRPr="00242262">
        <w:rPr>
          <w:b/>
          <w:bCs/>
        </w:rPr>
        <w:t>Microsoft</w:t>
      </w:r>
      <w:r w:rsidR="00242262" w:rsidRPr="00242262">
        <w:rPr>
          <w:b/>
          <w:bCs/>
        </w:rPr>
        <w:t>:</w:t>
      </w:r>
      <w:r>
        <w:t xml:space="preserve"> </w:t>
      </w:r>
      <w:r w:rsidR="00662B67">
        <w:t>“</w:t>
      </w:r>
      <w:r>
        <w:t>Put your business logic in Power BI.</w:t>
      </w:r>
      <w:r w:rsidR="00662B67">
        <w:t>”</w:t>
      </w:r>
      <w:r>
        <w:t xml:space="preserve"> </w:t>
      </w:r>
    </w:p>
    <w:p w14:paraId="4DB97EB9" w14:textId="757B57F0" w:rsidR="00346D0D" w:rsidRDefault="00346D0D" w:rsidP="004C4985">
      <w:pPr>
        <w:ind w:left="720"/>
      </w:pPr>
      <w:r>
        <w:t>This works</w:t>
      </w:r>
      <w:r w:rsidR="00242262">
        <w:t xml:space="preserve"> </w:t>
      </w:r>
      <w:r>
        <w:t>only if Power BI is your sole consumption surface, which almost no enterprise is. And April 17 showed exactly what that dependence costs when Microsoft changes course.</w:t>
      </w:r>
    </w:p>
    <w:p w14:paraId="0B984154" w14:textId="784C0577" w:rsidR="00662B67" w:rsidRDefault="00346D0D" w:rsidP="00242262">
      <w:pPr>
        <w:ind w:left="720"/>
      </w:pPr>
      <w:r w:rsidRPr="00242262">
        <w:rPr>
          <w:b/>
          <w:bCs/>
        </w:rPr>
        <w:t>Databricks:</w:t>
      </w:r>
      <w:r w:rsidR="00242262">
        <w:rPr>
          <w:b/>
          <w:bCs/>
        </w:rPr>
        <w:t xml:space="preserve"> </w:t>
      </w:r>
      <w:r w:rsidR="00662B67">
        <w:rPr>
          <w:b/>
          <w:bCs/>
        </w:rPr>
        <w:t>“</w:t>
      </w:r>
      <w:r>
        <w:t>Move your logic into Unity Catalog.</w:t>
      </w:r>
      <w:r w:rsidR="00662B67">
        <w:t>”</w:t>
      </w:r>
    </w:p>
    <w:p w14:paraId="787EBC15" w14:textId="34730FE1" w:rsidR="00346D0D" w:rsidRDefault="00242262" w:rsidP="004C4985">
      <w:pPr>
        <w:ind w:left="720"/>
      </w:pPr>
      <w:commentRangeStart w:id="21"/>
      <w:r>
        <w:t>Is it</w:t>
      </w:r>
      <w:r w:rsidR="00346D0D">
        <w:t xml:space="preserve"> </w:t>
      </w:r>
      <w:r>
        <w:t>fixed</w:t>
      </w:r>
      <w:r w:rsidR="00346D0D">
        <w:t xml:space="preserve"> for the broken connector?</w:t>
      </w:r>
      <w:r w:rsidR="00E32B78">
        <w:t xml:space="preserve"> </w:t>
      </w:r>
      <w:commentRangeEnd w:id="21"/>
      <w:r>
        <w:rPr>
          <w:rStyle w:val="CommentReference"/>
          <w:sz w:val="24"/>
          <w:szCs w:val="24"/>
        </w:rPr>
        <w:commentReference w:id="21"/>
      </w:r>
      <w:r w:rsidR="00E32B78">
        <w:t>Databric</w:t>
      </w:r>
      <w:r w:rsidR="00BB4A24">
        <w:t>k</w:t>
      </w:r>
      <w:r w:rsidR="7371046C">
        <w:t>’</w:t>
      </w:r>
      <w:r w:rsidR="00BB4A24">
        <w:t>s position is to</w:t>
      </w:r>
      <w:r w:rsidR="00346D0D">
        <w:t xml:space="preserve"> </w:t>
      </w:r>
      <w:r w:rsidR="00BB4A24">
        <w:t>m</w:t>
      </w:r>
      <w:r w:rsidR="00346D0D">
        <w:t xml:space="preserve">igrate to AI/BI dashboards. As </w:t>
      </w:r>
      <w:r w:rsidR="00BB4A24">
        <w:t>of the</w:t>
      </w:r>
      <w:r w:rsidR="00346D0D">
        <w:t xml:space="preserve"> June 16</w:t>
      </w:r>
      <w:r w:rsidR="00BB4A24">
        <w:t xml:space="preserve"> Data + AI Summit, </w:t>
      </w:r>
      <w:r w:rsidR="00346D0D">
        <w:t>Unity Catalog can import semantic models from Power BI and Tableau</w:t>
      </w:r>
      <w:r w:rsidR="00BB4A24">
        <w:t>.</w:t>
      </w:r>
    </w:p>
    <w:p w14:paraId="31025EF3" w14:textId="22E091F0" w:rsidR="00346D0D" w:rsidRDefault="00346D0D" w:rsidP="00346D0D">
      <w:r>
        <w:t>Either way, you swap one dependency for another. The underlying exposure is identical</w:t>
      </w:r>
      <w:r w:rsidR="00522B37">
        <w:t xml:space="preserve">, </w:t>
      </w:r>
      <w:r w:rsidR="00FD1B40">
        <w:t xml:space="preserve">which </w:t>
      </w:r>
      <w:r w:rsidR="00522B37">
        <w:t>leav</w:t>
      </w:r>
      <w:r w:rsidR="00FD1B40">
        <w:t>es</w:t>
      </w:r>
      <w:r w:rsidR="00522B37">
        <w:t xml:space="preserve"> the business logic inside one vendor’s walls unchanged.</w:t>
      </w:r>
    </w:p>
    <w:p w14:paraId="31DE538E" w14:textId="77777777" w:rsidR="00346D0D" w:rsidRDefault="00346D0D" w:rsidP="00346D0D"/>
    <w:p w14:paraId="32E2C89D" w14:textId="77777777" w:rsidR="004C4985" w:rsidRDefault="004C4985" w:rsidP="00346D0D"/>
    <w:p w14:paraId="39383FCF" w14:textId="32D25717" w:rsidR="00346D0D" w:rsidRDefault="00346D0D" w:rsidP="00346D0D">
      <w:pPr>
        <w:rPr>
          <w:sz w:val="32"/>
          <w:szCs w:val="32"/>
        </w:rPr>
      </w:pPr>
      <w:r w:rsidRPr="00522B37">
        <w:rPr>
          <w:sz w:val="32"/>
          <w:szCs w:val="32"/>
        </w:rPr>
        <w:t>Why Mosaic Customers Never Felt It</w:t>
      </w:r>
    </w:p>
    <w:p w14:paraId="267E455B" w14:textId="307FA78B" w:rsidR="00382469" w:rsidRPr="00382469" w:rsidRDefault="00382469" w:rsidP="00346D0D">
      <w:r>
        <w:t>Here</w:t>
      </w:r>
      <w:r w:rsidR="7B95F1D5">
        <w:t>’</w:t>
      </w:r>
      <w:r>
        <w:t>s the key technical distinction that made all the difference on April 17:</w:t>
      </w:r>
    </w:p>
    <w:p w14:paraId="0CCFDF8C" w14:textId="41924922" w:rsidR="00346D0D" w:rsidRPr="00382469" w:rsidRDefault="00382469" w:rsidP="00346D0D">
      <w:pPr>
        <w:rPr>
          <w:sz w:val="32"/>
          <w:szCs w:val="32"/>
        </w:rPr>
      </w:pPr>
      <w:r w:rsidRPr="00382469">
        <w:rPr>
          <w:noProof/>
          <w:sz w:val="32"/>
          <w:szCs w:val="32"/>
        </w:rPr>
        <w:drawing>
          <wp:inline distT="0" distB="0" distL="0" distR="0" wp14:anchorId="0A516C2B" wp14:editId="1966CB73">
            <wp:extent cx="5943600" cy="2477770"/>
            <wp:effectExtent l="0" t="0" r="0" b="0"/>
            <wp:docPr id="868253631" name="Picture 1">
              <a:extLst xmlns:a="http://schemas.openxmlformats.org/drawingml/2006/main">
                <a:ext uri="{FF2B5EF4-FFF2-40B4-BE49-F238E27FC236}">
                  <a16:creationId xmlns:a16="http://schemas.microsoft.com/office/drawing/2014/main" id="{312B4940-68A1-4564-89B9-55E48B412E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53631" name=""/>
                    <pic:cNvPicPr/>
                  </pic:nvPicPr>
                  <pic:blipFill>
                    <a:blip r:embed="rId16"/>
                    <a:stretch>
                      <a:fillRect/>
                    </a:stretch>
                  </pic:blipFill>
                  <pic:spPr>
                    <a:xfrm>
                      <a:off x="0" y="0"/>
                      <a:ext cx="5943600" cy="2477770"/>
                    </a:xfrm>
                    <a:prstGeom prst="rect">
                      <a:avLst/>
                    </a:prstGeom>
                  </pic:spPr>
                </pic:pic>
              </a:graphicData>
            </a:graphic>
          </wp:inline>
        </w:drawing>
      </w:r>
    </w:p>
    <w:p w14:paraId="60A96364" w14:textId="1F19AFE5" w:rsidR="00346D0D" w:rsidRDefault="00346D0D" w:rsidP="00346D0D">
      <w:pPr>
        <w:pStyle w:val="ListParagraph"/>
        <w:numPr>
          <w:ilvl w:val="0"/>
          <w:numId w:val="4"/>
        </w:numPr>
      </w:pPr>
      <w:r>
        <w:t xml:space="preserve">Databricks Metric Views reached Power BI through a special </w:t>
      </w:r>
      <w:r w:rsidR="1AF544CA">
        <w:t>“</w:t>
      </w:r>
      <w:r>
        <w:t>BI compatibility mode</w:t>
      </w:r>
      <w:r w:rsidR="468F5F28">
        <w:t>”</w:t>
      </w:r>
      <w:r>
        <w:t xml:space="preserve"> </w:t>
      </w:r>
      <w:r w:rsidR="00382469">
        <w:t>→</w:t>
      </w:r>
      <w:r>
        <w:t xml:space="preserve"> a private workaround inside Microsoft</w:t>
      </w:r>
      <w:r w:rsidR="6399B135">
        <w:t>’</w:t>
      </w:r>
      <w:r>
        <w:t>s connector that rewrote queries on the fly. It was fragile by design</w:t>
      </w:r>
      <w:r w:rsidR="00E7773A">
        <w:t xml:space="preserve"> and </w:t>
      </w:r>
      <w:r>
        <w:t>depended on a private agreement between two direct competitors, and it was revocable at either vendor's convenience. On April 17, Microsoft simply removed it.</w:t>
      </w:r>
    </w:p>
    <w:p w14:paraId="5352C896" w14:textId="77777777" w:rsidR="00E7773A" w:rsidRDefault="00E7773A" w:rsidP="00E7773A">
      <w:pPr>
        <w:pStyle w:val="ListParagraph"/>
      </w:pPr>
    </w:p>
    <w:p w14:paraId="74705E18" w14:textId="36F8A452" w:rsidR="00346D0D" w:rsidRDefault="00346D0D" w:rsidP="00346D0D">
      <w:pPr>
        <w:pStyle w:val="ListParagraph"/>
        <w:numPr>
          <w:ilvl w:val="0"/>
          <w:numId w:val="4"/>
        </w:numPr>
      </w:pPr>
      <w:r>
        <w:t>Strategy Mosaic connects to Power BI differently</w:t>
      </w:r>
      <w:r w:rsidR="00E7773A">
        <w:t xml:space="preserve"> </w:t>
      </w:r>
      <w:r>
        <w:t xml:space="preserve">as </w:t>
      </w:r>
      <w:r w:rsidR="00070694">
        <w:t>an SSAS</w:t>
      </w:r>
      <w:r>
        <w:t>-compatible server</w:t>
      </w:r>
      <w:r w:rsidR="00477403">
        <w:t xml:space="preserve"> </w:t>
      </w:r>
      <w:r w:rsidR="00070694">
        <w:t>→</w:t>
      </w:r>
      <w:r>
        <w:t xml:space="preserve"> using a decades-old, open Microsoft standard that doesn</w:t>
      </w:r>
      <w:r w:rsidR="50D48260">
        <w:t>’</w:t>
      </w:r>
      <w:r>
        <w:t>t depend on any private agreement between competing vendors. There was nothing for Microsoft to break</w:t>
      </w:r>
      <w:r w:rsidR="00477403">
        <w:t xml:space="preserve">, </w:t>
      </w:r>
      <w:r>
        <w:t>Mosaic customers had nothing to migrate</w:t>
      </w:r>
      <w:r w:rsidR="00477403">
        <w:t xml:space="preserve"> or</w:t>
      </w:r>
      <w:r>
        <w:t xml:space="preserve"> re-certify.</w:t>
      </w:r>
    </w:p>
    <w:p w14:paraId="15D6AD51" w14:textId="77777777" w:rsidR="00346D0D" w:rsidRPr="00477403" w:rsidRDefault="00346D0D" w:rsidP="00346D0D">
      <w:pPr>
        <w:rPr>
          <w:sz w:val="36"/>
          <w:szCs w:val="36"/>
        </w:rPr>
      </w:pPr>
    </w:p>
    <w:p w14:paraId="59D57BDD" w14:textId="035C1BA0" w:rsidR="00346D0D" w:rsidRPr="00477403" w:rsidRDefault="00346D0D" w:rsidP="00346D0D">
      <w:pPr>
        <w:rPr>
          <w:sz w:val="32"/>
          <w:szCs w:val="32"/>
        </w:rPr>
      </w:pPr>
      <w:r w:rsidRPr="00477403">
        <w:rPr>
          <w:sz w:val="32"/>
          <w:szCs w:val="32"/>
        </w:rPr>
        <w:t>History Rhymes: When Giants Fight, Obsolescence Follows</w:t>
      </w:r>
    </w:p>
    <w:p w14:paraId="0D7B0900" w14:textId="0A5D5D9E" w:rsidR="00346D0D" w:rsidRDefault="00346D0D" w:rsidP="00346D0D">
      <w:r>
        <w:t>This dynamic isn</w:t>
      </w:r>
      <w:r w:rsidR="11022B1F">
        <w:t>’</w:t>
      </w:r>
      <w:r>
        <w:t>t new. Joe placed the 2026 semantic layer battle in its proper historical context:</w:t>
      </w:r>
    </w:p>
    <w:p w14:paraId="4F2A72AC" w14:textId="09E786F4" w:rsidR="333752EF" w:rsidRDefault="00807484">
      <w:r w:rsidRPr="00807484">
        <w:rPr>
          <w:noProof/>
        </w:rPr>
        <w:drawing>
          <wp:inline distT="0" distB="0" distL="0" distR="0" wp14:anchorId="1D1ECB2C" wp14:editId="572E95A6">
            <wp:extent cx="5943600" cy="1915160"/>
            <wp:effectExtent l="0" t="0" r="0" b="8890"/>
            <wp:docPr id="1314879893" name="Picture 1">
              <a:extLst xmlns:a="http://schemas.openxmlformats.org/drawingml/2006/main">
                <a:ext uri="{FF2B5EF4-FFF2-40B4-BE49-F238E27FC236}">
                  <a16:creationId xmlns:a16="http://schemas.microsoft.com/office/drawing/2014/main" id="{8431E078-914D-45BA-B5A5-7F6817D5F8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9893" name=""/>
                    <pic:cNvPicPr/>
                  </pic:nvPicPr>
                  <pic:blipFill>
                    <a:blip r:embed="rId17"/>
                    <a:stretch>
                      <a:fillRect/>
                    </a:stretch>
                  </pic:blipFill>
                  <pic:spPr>
                    <a:xfrm>
                      <a:off x="0" y="0"/>
                      <a:ext cx="5943600" cy="1915160"/>
                    </a:xfrm>
                    <a:prstGeom prst="rect">
                      <a:avLst/>
                    </a:prstGeom>
                  </pic:spPr>
                </pic:pic>
              </a:graphicData>
            </a:graphic>
          </wp:inline>
        </w:drawing>
      </w:r>
    </w:p>
    <w:p w14:paraId="6DB8E320" w14:textId="54A3DE32" w:rsidR="00346D0D" w:rsidRDefault="710A20EE" w:rsidP="00346D0D">
      <w:ins w:id="22" w:author="Socha, Beata" w:date="2026-07-07T13:28:00Z" w16du:dateUtc="2026-07-07T13:28:52Z">
        <w:r>
          <w:t>Whether</w:t>
        </w:r>
      </w:ins>
      <w:ins w:id="23" w:author="Socha, Beata" w:date="2026-07-07T13:28:00Z" w16du:dateUtc="2026-07-07T13:28:59Z">
        <w:r>
          <w:t xml:space="preserve"> we</w:t>
        </w:r>
      </w:ins>
      <w:ins w:id="24" w:author="Socha, Beata" w:date="2026-07-07T13:28:00Z" w16du:dateUtc="2026-07-07T13:28:52Z">
        <w:r>
          <w:t xml:space="preserve"> </w:t>
        </w:r>
      </w:ins>
      <w:ins w:id="25" w:author="Socha, Beata" w:date="2026-07-07T13:28:00Z" w16du:dateUtc="2026-07-07T13:28:59Z">
        <w:r>
          <w:t>loo</w:t>
        </w:r>
      </w:ins>
      <w:ins w:id="26" w:author="Socha, Beata" w:date="2026-07-07T13:29:00Z" w16du:dateUtc="2026-07-07T13:29:01Z">
        <w:r>
          <w:t xml:space="preserve">k at </w:t>
        </w:r>
      </w:ins>
      <w:ins w:id="27" w:author="Socha, Beata" w:date="2026-07-07T13:29:00Z" w16du:dateUtc="2026-07-07T13:29:01Z">
        <w:r>
          <w:t xml:space="preserve">the </w:t>
        </w:r>
      </w:ins>
      <w:ins w:id="28" w:author="Socha, Beata" w:date="2026-07-07T13:29:00Z" w16du:dateUtc="2026-07-07T13:29:13Z">
        <w:r>
          <w:t xml:space="preserve">rivalry between </w:t>
        </w:r>
      </w:ins>
      <w:ins w:id="29" w:author="Socha, Beata" w:date="2026-07-07T13:29:00Z" w16du:dateUtc="2026-07-07T13:29:13Z">
        <w:r>
          <w:t xml:space="preserve">VHS and </w:t>
        </w:r>
      </w:ins>
      <w:ins w:id="30" w:author="Socha, Beata" w:date="2026-07-07T13:29:00Z" w16du:dateUtc="2026-07-07T13:29:16Z">
        <w:r>
          <w:t xml:space="preserve">Betamax, </w:t>
        </w:r>
      </w:ins>
      <w:ins w:id="31" w:author="Socha, Beata" w:date="2026-07-07T13:29:00Z" w16du:dateUtc="2026-07-07T13:29:18Z">
        <w:r>
          <w:t xml:space="preserve">HD </w:t>
        </w:r>
      </w:ins>
      <w:ins w:id="32" w:author="Socha, Beata" w:date="2026-07-07T13:29:00Z" w16du:dateUtc="2026-07-07T13:29:19Z">
        <w:r>
          <w:t xml:space="preserve">DVD </w:t>
        </w:r>
      </w:ins>
      <w:ins w:id="33" w:author="Socha, Beata" w:date="2026-07-07T13:29:00Z" w16du:dateUtc="2026-07-07T13:29:22Z">
        <w:r>
          <w:t xml:space="preserve">vs. </w:t>
        </w:r>
      </w:ins>
      <w:ins w:id="34" w:author="Socha, Beata" w:date="2026-07-07T13:29:00Z" w16du:dateUtc="2026-07-07T13:29:26Z">
        <w:r>
          <w:t>Blu-</w:t>
        </w:r>
      </w:ins>
      <w:ins w:id="35" w:author="Socha, Beata" w:date="2026-07-07T13:29:00Z" w16du:dateUtc="2026-07-07T13:29:28Z">
        <w:r>
          <w:t>ray,</w:t>
        </w:r>
      </w:ins>
      <w:ins w:id="36" w:author="Socha, Beata" w:date="2026-07-07T13:29:00Z" w16du:dateUtc="2026-07-07T13:29:30Z">
        <w:r>
          <w:t xml:space="preserve"> Apple</w:t>
        </w:r>
      </w:ins>
      <w:ins w:id="37" w:author="Socha, Beata" w:date="2026-07-07T13:29:00Z" w16du:dateUtc="2026-07-07T13:29:28Z">
        <w:r>
          <w:t xml:space="preserve"> </w:t>
        </w:r>
      </w:ins>
      <w:ins w:id="38" w:author="Socha, Beata" w:date="2026-07-07T13:29:00Z" w16du:dateUtc="2026-07-07T13:29:31Z">
        <w:r>
          <w:t xml:space="preserve">vs. </w:t>
        </w:r>
      </w:ins>
      <w:ins w:id="39" w:author="Socha, Beata" w:date="2026-07-07T13:29:00Z" w16du:dateUtc="2026-07-07T13:29:35Z">
        <w:r>
          <w:t xml:space="preserve">Adobe </w:t>
        </w:r>
      </w:ins>
      <w:ins w:id="40" w:author="Socha, Beata" w:date="2026-07-07T13:29:00Z" w16du:dateUtc="2026-07-07T13:29:35Z">
        <w:r>
          <w:t>Flash</w:t>
        </w:r>
      </w:ins>
      <w:ins w:id="41" w:author="Socha, Beata" w:date="2026-07-07T13:29:00Z" w16du:dateUtc="2026-07-07T13:29:37Z">
        <w:r>
          <w:t xml:space="preserve"> or </w:t>
        </w:r>
      </w:ins>
      <w:ins w:id="42" w:author="Socha, Beata" w:date="2026-07-07T13:29:00Z" w16du:dateUtc="2026-07-07T13:29:41Z">
        <w:r>
          <w:t xml:space="preserve">the </w:t>
        </w:r>
      </w:ins>
      <w:ins w:id="43" w:author="Socha, Beata" w:date="2026-07-07T13:29:00Z" w16du:dateUtc="2026-07-07T13:29:41Z">
        <w:r>
          <w:t xml:space="preserve">current </w:t>
        </w:r>
      </w:ins>
      <w:ins w:id="44" w:author="Socha, Beata" w:date="2026-07-07T13:29:00Z" w16du:dateUtc="2026-07-07T13:29:47Z">
        <w:r>
          <w:t xml:space="preserve">clash </w:t>
        </w:r>
      </w:ins>
      <w:ins w:id="45" w:author="Socha, Beata" w:date="2026-07-07T13:29:00Z" w16du:dateUtc="2026-07-07T13:29:54Z">
        <w:r w:rsidR="28D54A3B">
          <w:t xml:space="preserve">between </w:t>
        </w:r>
      </w:ins>
      <w:ins w:id="46" w:author="Socha, Beata" w:date="2026-07-07T13:29:00Z" w16du:dateUtc="2026-07-07T13:29:56Z">
        <w:r w:rsidR="28D54A3B">
          <w:t xml:space="preserve">Microsoft and </w:t>
        </w:r>
      </w:ins>
      <w:ins w:id="47" w:author="Socha, Beata" w:date="2026-07-07T13:29:00Z" w16du:dateUtc="2026-07-07T13:29:59Z">
        <w:r w:rsidR="28D54A3B">
          <w:t>Databricks</w:t>
        </w:r>
      </w:ins>
      <w:ins w:id="48" w:author="Socha, Beata" w:date="2026-07-07T13:30:00Z" w16du:dateUtc="2026-07-07T13:30:00Z">
        <w:r w:rsidR="28D54A3B">
          <w:t xml:space="preserve"> </w:t>
        </w:r>
      </w:ins>
      <w:ins w:id="49" w:author="Socha, Beata" w:date="2026-07-07T13:30:00Z" w16du:dateUtc="2026-07-07T13:30:02Z">
        <w:r w:rsidR="28D54A3B">
          <w:t xml:space="preserve">over semantic </w:t>
        </w:r>
      </w:ins>
      <w:ins w:id="50" w:author="Socha, Beata" w:date="2026-07-07T13:30:00Z" w16du:dateUtc="2026-07-07T13:30:05Z">
        <w:r w:rsidR="28D54A3B">
          <w:t>layers, t</w:t>
        </w:r>
      </w:ins>
      <w:del w:id="51" w:author="Socha, Beata" w:date="2026-07-07T13:30:00Z" w16du:dateUtc="2026-07-07T13:30:05Z">
        <w:r w:rsidR="00346D0D" w:rsidDel="00346D0D">
          <w:delText>T</w:delText>
        </w:r>
      </w:del>
      <w:r w:rsidR="00346D0D">
        <w:t>he survivors in every format war weren</w:t>
      </w:r>
      <w:r w:rsidR="2D27B8C4">
        <w:t>’</w:t>
      </w:r>
      <w:r w:rsidR="00346D0D">
        <w:t xml:space="preserve">t the ones who picked the right </w:t>
      </w:r>
      <w:del w:id="52" w:author="Socha, Beata" w:date="2026-07-07T13:30:00Z" w16du:dateUtc="2026-07-07T13:30:14Z">
        <w:r w:rsidR="00346D0D">
          <w:delText>combatant</w:delText>
        </w:r>
      </w:del>
      <w:ins w:id="53" w:author="Socha, Beata" w:date="2026-07-07T13:30:00Z" w16du:dateUtc="2026-07-07T13:30:14Z">
        <w:r w:rsidR="2392E0F4">
          <w:t>side</w:t>
        </w:r>
      </w:ins>
      <w:r w:rsidR="00DD6F22">
        <w:t xml:space="preserve">, but </w:t>
      </w:r>
      <w:r w:rsidR="00346D0D">
        <w:t xml:space="preserve">were the ones on a neutral, open standard. </w:t>
      </w:r>
    </w:p>
    <w:p w14:paraId="45D92B19" w14:textId="77777777" w:rsidR="003C5892" w:rsidRDefault="003C5892" w:rsidP="00346D0D"/>
    <w:p w14:paraId="7C1D50EC" w14:textId="3D2FC338" w:rsidR="00346D0D" w:rsidRPr="003C5892" w:rsidRDefault="003C5892" w:rsidP="00346D0D">
      <w:pPr>
        <w:rPr>
          <w:sz w:val="32"/>
          <w:szCs w:val="32"/>
        </w:rPr>
      </w:pPr>
      <w:r w:rsidRPr="003C5892">
        <w:rPr>
          <w:sz w:val="32"/>
          <w:szCs w:val="32"/>
        </w:rPr>
        <w:t xml:space="preserve">What </w:t>
      </w:r>
      <w:ins w:id="54" w:author="Socha, Beata" w:date="2026-07-07T13:30:00Z" w16du:dateUtc="2026-07-07T13:30:48Z">
        <w:r w:rsidR="4D3828B0" w:rsidRPr="10222A32">
          <w:rPr>
            <w:sz w:val="32"/>
            <w:szCs w:val="32"/>
          </w:rPr>
          <w:t>D</w:t>
        </w:r>
      </w:ins>
      <w:del w:id="55" w:author="Socha, Beata" w:date="2026-07-07T13:30:00Z" w16du:dateUtc="2026-07-07T13:30:48Z">
        <w:r w:rsidRPr="10222A32" w:rsidDel="003C5892">
          <w:rPr>
            <w:sz w:val="32"/>
            <w:szCs w:val="32"/>
          </w:rPr>
          <w:delText>d</w:delText>
        </w:r>
      </w:del>
      <w:r w:rsidRPr="10222A32">
        <w:rPr>
          <w:sz w:val="32"/>
          <w:szCs w:val="32"/>
        </w:rPr>
        <w:t xml:space="preserve">oes </w:t>
      </w:r>
      <w:ins w:id="56" w:author="Socha, Beata" w:date="2026-07-07T13:30:00Z" w16du:dateUtc="2026-07-07T13:30:50Z">
        <w:r w:rsidR="1D1B3C0B" w:rsidRPr="10222A32">
          <w:rPr>
            <w:sz w:val="32"/>
            <w:szCs w:val="32"/>
          </w:rPr>
          <w:t>N</w:t>
        </w:r>
      </w:ins>
      <w:del w:id="57" w:author="Socha, Beata" w:date="2026-07-07T13:30:00Z" w16du:dateUtc="2026-07-07T13:30:49Z">
        <w:r w:rsidRPr="003C5892">
          <w:rPr>
            <w:sz w:val="32"/>
            <w:szCs w:val="32"/>
          </w:rPr>
          <w:delText>n</w:delText>
        </w:r>
      </w:del>
      <w:r w:rsidRPr="003C5892">
        <w:rPr>
          <w:sz w:val="32"/>
          <w:szCs w:val="32"/>
        </w:rPr>
        <w:t xml:space="preserve">eutral </w:t>
      </w:r>
      <w:ins w:id="58" w:author="Socha, Beata" w:date="2026-07-07T13:30:00Z" w16du:dateUtc="2026-07-07T13:30:53Z">
        <w:r w:rsidR="11506C8B" w:rsidRPr="5AC55218">
          <w:rPr>
            <w:sz w:val="32"/>
            <w:szCs w:val="32"/>
          </w:rPr>
          <w:t>G</w:t>
        </w:r>
      </w:ins>
      <w:del w:id="59" w:author="Socha, Beata" w:date="2026-07-07T13:30:00Z" w16du:dateUtc="2026-07-07T13:30:52Z">
        <w:r w:rsidRPr="003C5892">
          <w:rPr>
            <w:sz w:val="32"/>
            <w:szCs w:val="32"/>
          </w:rPr>
          <w:delText>g</w:delText>
        </w:r>
      </w:del>
      <w:r w:rsidRPr="003C5892">
        <w:rPr>
          <w:sz w:val="32"/>
          <w:szCs w:val="32"/>
        </w:rPr>
        <w:t xml:space="preserve">round </w:t>
      </w:r>
      <w:ins w:id="60" w:author="Socha, Beata" w:date="2026-07-07T13:30:00Z" w16du:dateUtc="2026-07-07T13:30:55Z">
        <w:r w:rsidR="0E6E9780" w:rsidRPr="350EF754">
          <w:rPr>
            <w:sz w:val="32"/>
            <w:szCs w:val="32"/>
          </w:rPr>
          <w:t>L</w:t>
        </w:r>
      </w:ins>
      <w:del w:id="61" w:author="Socha, Beata" w:date="2026-07-07T13:30:00Z" w16du:dateUtc="2026-07-07T13:30:55Z">
        <w:r w:rsidRPr="003C5892">
          <w:rPr>
            <w:sz w:val="32"/>
            <w:szCs w:val="32"/>
          </w:rPr>
          <w:delText>l</w:delText>
        </w:r>
      </w:del>
      <w:r w:rsidRPr="003C5892">
        <w:rPr>
          <w:sz w:val="32"/>
          <w:szCs w:val="32"/>
        </w:rPr>
        <w:t xml:space="preserve">ook </w:t>
      </w:r>
      <w:ins w:id="62" w:author="Socha, Beata" w:date="2026-07-07T13:30:00Z" w16du:dateUtc="2026-07-07T13:30:57Z">
        <w:r w:rsidR="27CC7B81" w:rsidRPr="71F88EA8">
          <w:rPr>
            <w:sz w:val="32"/>
            <w:szCs w:val="32"/>
          </w:rPr>
          <w:t>L</w:t>
        </w:r>
      </w:ins>
      <w:del w:id="63" w:author="Socha, Beata" w:date="2026-07-07T13:30:00Z" w16du:dateUtc="2026-07-07T13:30:57Z">
        <w:r w:rsidRPr="003C5892">
          <w:rPr>
            <w:sz w:val="32"/>
            <w:szCs w:val="32"/>
          </w:rPr>
          <w:delText>l</w:delText>
        </w:r>
      </w:del>
      <w:r w:rsidRPr="003C5892">
        <w:rPr>
          <w:sz w:val="32"/>
          <w:szCs w:val="32"/>
        </w:rPr>
        <w:t xml:space="preserve">ike for </w:t>
      </w:r>
      <w:ins w:id="64" w:author="Socha, Beata" w:date="2026-07-07T13:31:00Z" w16du:dateUtc="2026-07-07T13:31:00Z">
        <w:r w:rsidR="20B9698E" w:rsidRPr="110CE432">
          <w:rPr>
            <w:sz w:val="32"/>
            <w:szCs w:val="32"/>
          </w:rPr>
          <w:t>Y</w:t>
        </w:r>
      </w:ins>
      <w:del w:id="65" w:author="Socha, Beata" w:date="2026-07-07T13:30:00Z" w16du:dateUtc="2026-07-07T13:30:59Z">
        <w:r w:rsidRPr="003C5892">
          <w:rPr>
            <w:sz w:val="32"/>
            <w:szCs w:val="32"/>
          </w:rPr>
          <w:delText>y</w:delText>
        </w:r>
      </w:del>
      <w:r w:rsidRPr="003C5892">
        <w:rPr>
          <w:sz w:val="32"/>
          <w:szCs w:val="32"/>
        </w:rPr>
        <w:t xml:space="preserve">our </w:t>
      </w:r>
      <w:ins w:id="66" w:author="Socha, Beata" w:date="2026-07-07T13:31:00Z" w16du:dateUtc="2026-07-07T13:31:03Z">
        <w:r w:rsidR="7C6BA7A3" w:rsidRPr="608DD6F0">
          <w:rPr>
            <w:sz w:val="32"/>
            <w:szCs w:val="32"/>
          </w:rPr>
          <w:t>S</w:t>
        </w:r>
      </w:ins>
      <w:del w:id="67" w:author="Socha, Beata" w:date="2026-07-07T13:31:00Z" w16du:dateUtc="2026-07-07T13:31:02Z">
        <w:r w:rsidRPr="003C5892">
          <w:rPr>
            <w:sz w:val="32"/>
            <w:szCs w:val="32"/>
          </w:rPr>
          <w:delText>s</w:delText>
        </w:r>
      </w:del>
      <w:r w:rsidRPr="003C5892">
        <w:rPr>
          <w:sz w:val="32"/>
          <w:szCs w:val="32"/>
        </w:rPr>
        <w:t xml:space="preserve">emantic </w:t>
      </w:r>
      <w:ins w:id="68" w:author="Socha, Beata" w:date="2026-07-07T13:31:00Z" w16du:dateUtc="2026-07-07T13:31:05Z">
        <w:r w:rsidR="4459EB85" w:rsidRPr="053AC05D">
          <w:rPr>
            <w:sz w:val="32"/>
            <w:szCs w:val="32"/>
          </w:rPr>
          <w:t>L</w:t>
        </w:r>
      </w:ins>
      <w:del w:id="69" w:author="Socha, Beata" w:date="2026-07-07T13:31:00Z" w16du:dateUtc="2026-07-07T13:31:05Z">
        <w:r w:rsidRPr="003C5892">
          <w:rPr>
            <w:sz w:val="32"/>
            <w:szCs w:val="32"/>
          </w:rPr>
          <w:delText>l</w:delText>
        </w:r>
      </w:del>
      <w:r w:rsidRPr="003C5892">
        <w:rPr>
          <w:sz w:val="32"/>
          <w:szCs w:val="32"/>
        </w:rPr>
        <w:t>ayer?</w:t>
      </w:r>
    </w:p>
    <w:p w14:paraId="38B7E06B" w14:textId="0A37B9F0" w:rsidR="00346D0D" w:rsidRDefault="00346D0D" w:rsidP="00346D0D">
      <w:r>
        <w:t xml:space="preserve">Databricks has adopted the language of openness. At their June summit, they pitched Unity Catalog as an </w:t>
      </w:r>
      <w:r w:rsidR="74DCB81B">
        <w:t>“</w:t>
      </w:r>
      <w:r>
        <w:t>open, no-lock-in semantic layer for AI agents.</w:t>
      </w:r>
      <w:r w:rsidR="549BD82E">
        <w:t>”</w:t>
      </w:r>
      <w:r>
        <w:t xml:space="preserve"> </w:t>
      </w:r>
    </w:p>
    <w:p w14:paraId="23D4D59D" w14:textId="65CE7E11" w:rsidR="00346D0D" w:rsidRDefault="00346D0D" w:rsidP="00346D0D">
      <w:r>
        <w:t>Unity Catalog is accessible via SQL, APIs, and MCP</w:t>
      </w:r>
      <w:r w:rsidR="002871E6">
        <w:t>,</w:t>
      </w:r>
      <w:r>
        <w:t xml:space="preserve"> but it</w:t>
      </w:r>
      <w:r w:rsidR="002871E6">
        <w:t xml:space="preserve"> is</w:t>
      </w:r>
      <w:r>
        <w:t xml:space="preserve"> Databricks</w:t>
      </w:r>
      <w:r w:rsidR="0DBDF979">
        <w:t>’</w:t>
      </w:r>
      <w:r>
        <w:t xml:space="preserve"> semantic layer. It lives inside their platform, governs their estate, and is designed to make Databricks the center of gravity. </w:t>
      </w:r>
      <w:r w:rsidR="00431610" w:rsidRPr="00431610">
        <w:t xml:space="preserve">The difference is independence: </w:t>
      </w:r>
      <w:r w:rsidR="0D00E7C0">
        <w:t>“</w:t>
      </w:r>
      <w:r w:rsidR="00431610">
        <w:t>open</w:t>
      </w:r>
      <w:r w:rsidR="6190ADDE">
        <w:t>”</w:t>
      </w:r>
      <w:r w:rsidR="00431610" w:rsidRPr="00431610">
        <w:t xml:space="preserve"> there means open </w:t>
      </w:r>
      <w:r w:rsidR="00431610" w:rsidRPr="00431610">
        <w:rPr>
          <w:b/>
          <w:bCs/>
        </w:rPr>
        <w:t>into</w:t>
      </w:r>
      <w:r w:rsidR="00431610">
        <w:t xml:space="preserve"> </w:t>
      </w:r>
      <w:r w:rsidR="00431610" w:rsidRPr="00431610">
        <w:t>Databricks.</w:t>
      </w:r>
    </w:p>
    <w:p w14:paraId="0A88FC7E" w14:textId="6A60B77C" w:rsidR="00346D0D" w:rsidRDefault="00346D0D" w:rsidP="00346D0D">
      <w:r>
        <w:t xml:space="preserve">Strategy Mosaic sits </w:t>
      </w:r>
      <w:r w:rsidRPr="00466FFF">
        <w:rPr>
          <w:b/>
          <w:bCs/>
        </w:rPr>
        <w:t>above</w:t>
      </w:r>
      <w:r>
        <w:t xml:space="preserve"> Databricks, Microsoft, Snowflake, and your BI tools — and serves all of them without belonging to any one of them. </w:t>
      </w:r>
    </w:p>
    <w:p w14:paraId="444B3242" w14:textId="38115D6E" w:rsidR="00346D0D" w:rsidRDefault="00346D0D" w:rsidP="00346D0D">
      <w:commentRangeStart w:id="70"/>
      <w:r>
        <w:t xml:space="preserve">Both </w:t>
      </w:r>
      <w:commentRangeEnd w:id="70"/>
      <w:r>
        <w:rPr>
          <w:rStyle w:val="CommentReference"/>
          <w:sz w:val="24"/>
          <w:szCs w:val="24"/>
        </w:rPr>
        <w:commentReference w:id="70"/>
      </w:r>
      <w:r>
        <w:t xml:space="preserve">companies are members of OSI (Open Semantic Interoperability). </w:t>
      </w:r>
      <w:r w:rsidR="001E2DF5">
        <w:t>The difference is that</w:t>
      </w:r>
      <w:r>
        <w:t xml:space="preserve"> Strategy ships OSI functionality in preview as of June 2026</w:t>
      </w:r>
      <w:r w:rsidR="00295BB6">
        <w:t>, while</w:t>
      </w:r>
      <w:r>
        <w:t xml:space="preserve"> Databricks has no release date.</w:t>
      </w:r>
    </w:p>
    <w:p w14:paraId="3209FFE1" w14:textId="77777777" w:rsidR="00346D0D" w:rsidRPr="00C94F9F" w:rsidRDefault="00346D0D" w:rsidP="00346D0D">
      <w:pPr>
        <w:rPr>
          <w:sz w:val="32"/>
          <w:szCs w:val="32"/>
        </w:rPr>
      </w:pPr>
    </w:p>
    <w:p w14:paraId="1242FD34" w14:textId="27157EBC" w:rsidR="00346D0D" w:rsidRPr="004D6C10" w:rsidRDefault="00346D0D" w:rsidP="00346D0D">
      <w:pPr>
        <w:rPr>
          <w:sz w:val="32"/>
          <w:szCs w:val="32"/>
        </w:rPr>
      </w:pPr>
      <w:r w:rsidRPr="00C94F9F">
        <w:rPr>
          <w:sz w:val="32"/>
          <w:szCs w:val="32"/>
        </w:rPr>
        <w:t xml:space="preserve">Neutral Ground: What </w:t>
      </w:r>
      <w:r w:rsidR="00564D20" w:rsidRPr="00C94F9F">
        <w:rPr>
          <w:sz w:val="32"/>
          <w:szCs w:val="32"/>
        </w:rPr>
        <w:t>it</w:t>
      </w:r>
      <w:r w:rsidR="00C94F9F" w:rsidRPr="00C94F9F">
        <w:rPr>
          <w:sz w:val="32"/>
          <w:szCs w:val="32"/>
        </w:rPr>
        <w:t xml:space="preserve"> </w:t>
      </w:r>
      <w:r w:rsidRPr="00C94F9F">
        <w:rPr>
          <w:sz w:val="32"/>
          <w:szCs w:val="32"/>
        </w:rPr>
        <w:t>Looks Like</w:t>
      </w:r>
    </w:p>
    <w:p w14:paraId="36B23C9F" w14:textId="2BA2D2E6" w:rsidR="00346D0D" w:rsidRDefault="00346D0D" w:rsidP="00346D0D">
      <w:r>
        <w:t>Strategy Mosaic operates as an independent, universal semantic layer that:</w:t>
      </w:r>
    </w:p>
    <w:p w14:paraId="3EF1B932" w14:textId="77777777" w:rsidR="004D6C10" w:rsidRDefault="00346D0D" w:rsidP="7B164135">
      <w:pPr>
        <w:pStyle w:val="ListParagraph"/>
        <w:numPr>
          <w:ilvl w:val="0"/>
          <w:numId w:val="3"/>
        </w:numPr>
      </w:pPr>
      <w:r w:rsidRPr="004D6C10">
        <w:rPr>
          <w:b/>
          <w:bCs/>
        </w:rPr>
        <w:t>Creates governed business context</w:t>
      </w:r>
      <w:r w:rsidR="004D6C10" w:rsidRPr="004D6C10">
        <w:rPr>
          <w:b/>
          <w:bCs/>
        </w:rPr>
        <w:t>:</w:t>
      </w:r>
      <w:r w:rsidR="004D6C10">
        <w:t xml:space="preserve"> </w:t>
      </w:r>
      <w:r>
        <w:t>consistent definitions across every tool that consumes it</w:t>
      </w:r>
      <w:r w:rsidR="004D6C10">
        <w:t xml:space="preserve"> </w:t>
      </w:r>
    </w:p>
    <w:p w14:paraId="34A9E2E5" w14:textId="4B304577" w:rsidR="00346D0D" w:rsidRDefault="00346D0D" w:rsidP="7B164135">
      <w:pPr>
        <w:pStyle w:val="ListParagraph"/>
        <w:numPr>
          <w:ilvl w:val="0"/>
          <w:numId w:val="3"/>
        </w:numPr>
      </w:pPr>
      <w:r w:rsidRPr="004D6C10">
        <w:rPr>
          <w:b/>
          <w:bCs/>
        </w:rPr>
        <w:t>Generates SQ</w:t>
      </w:r>
      <w:r w:rsidR="004D6C10" w:rsidRPr="004D6C10">
        <w:rPr>
          <w:b/>
          <w:bCs/>
        </w:rPr>
        <w:t>L</w:t>
      </w:r>
      <w:r w:rsidRPr="004D6C10">
        <w:rPr>
          <w:b/>
          <w:bCs/>
        </w:rPr>
        <w:t xml:space="preserve"> </w:t>
      </w:r>
      <w:r w:rsidR="004D6C10" w:rsidRPr="004D6C10">
        <w:rPr>
          <w:b/>
          <w:bCs/>
        </w:rPr>
        <w:t>(</w:t>
      </w:r>
      <w:r w:rsidRPr="004D6C10">
        <w:rPr>
          <w:b/>
          <w:bCs/>
        </w:rPr>
        <w:t>not the LLM</w:t>
      </w:r>
      <w:r w:rsidR="004D6C10" w:rsidRPr="004D6C10">
        <w:rPr>
          <w:b/>
          <w:bCs/>
        </w:rPr>
        <w:t>):</w:t>
      </w:r>
      <w:r w:rsidR="004D6C10">
        <w:t xml:space="preserve"> </w:t>
      </w:r>
      <w:r>
        <w:t>reducing hallucinations, cutting token costs, and lowering database query volume</w:t>
      </w:r>
    </w:p>
    <w:p w14:paraId="74723FEF" w14:textId="6D11B778" w:rsidR="00346D0D" w:rsidRDefault="00346D0D" w:rsidP="7B164135">
      <w:pPr>
        <w:pStyle w:val="ListParagraph"/>
        <w:numPr>
          <w:ilvl w:val="0"/>
          <w:numId w:val="3"/>
        </w:numPr>
      </w:pPr>
      <w:r w:rsidRPr="004D6C10">
        <w:rPr>
          <w:b/>
          <w:bCs/>
        </w:rPr>
        <w:t>Connects to everything</w:t>
      </w:r>
      <w:r w:rsidR="004D6C10">
        <w:t xml:space="preserve">: </w:t>
      </w:r>
      <w:r>
        <w:t>Power BI, Copilot, Claude, ChatGPT, Gemini, Tableau, Excel, internal agents, and more</w:t>
      </w:r>
    </w:p>
    <w:p w14:paraId="5E0B9E5F" w14:textId="1A72E076" w:rsidR="00346D0D" w:rsidRDefault="00346D0D" w:rsidP="7B164135">
      <w:pPr>
        <w:pStyle w:val="ListParagraph"/>
        <w:numPr>
          <w:ilvl w:val="0"/>
          <w:numId w:val="3"/>
        </w:numPr>
      </w:pPr>
      <w:r w:rsidRPr="004D6C10">
        <w:rPr>
          <w:b/>
          <w:bCs/>
        </w:rPr>
        <w:t>Runs on open standards</w:t>
      </w:r>
      <w:r w:rsidR="004D6C10">
        <w:t>:</w:t>
      </w:r>
      <w:r>
        <w:t xml:space="preserve"> SSAS-compatible, OSI member, MCP-enabled (the </w:t>
      </w:r>
      <w:r w:rsidR="115F9239">
        <w:t>“</w:t>
      </w:r>
      <w:r>
        <w:t>USB-C for AI,</w:t>
      </w:r>
      <w:r w:rsidR="7921CD9B">
        <w:t>”</w:t>
      </w:r>
      <w:r>
        <w:t xml:space="preserve"> backed by the Linux Foundation with 97M+ SDK downloads)</w:t>
      </w:r>
    </w:p>
    <w:p w14:paraId="47AF46B6" w14:textId="520C0623" w:rsidR="00346D0D" w:rsidRDefault="00346D0D" w:rsidP="7B164135">
      <w:pPr>
        <w:pStyle w:val="ListParagraph"/>
        <w:numPr>
          <w:ilvl w:val="0"/>
          <w:numId w:val="3"/>
        </w:numPr>
      </w:pPr>
      <w:r w:rsidRPr="004D6C10">
        <w:rPr>
          <w:b/>
          <w:bCs/>
        </w:rPr>
        <w:t>Requires no migration</w:t>
      </w:r>
      <w:r w:rsidR="004D6C10" w:rsidRPr="004D6C10">
        <w:rPr>
          <w:b/>
          <w:bCs/>
        </w:rPr>
        <w:t>:</w:t>
      </w:r>
      <w:r w:rsidR="004D6C10">
        <w:t xml:space="preserve"> </w:t>
      </w:r>
      <w:r>
        <w:t>runs on Azure, sits on top of Databricks, Snowflake, Fabric, BigQuery, or any data platform you already use</w:t>
      </w:r>
    </w:p>
    <w:p w14:paraId="2A388112" w14:textId="3F6F9B5D" w:rsidR="00346D0D" w:rsidRDefault="00346D0D" w:rsidP="00346D0D">
      <w:r>
        <w:t>A future dispute between platforms can</w:t>
      </w:r>
      <w:r w:rsidR="2BCE7700">
        <w:t>’</w:t>
      </w:r>
      <w:r>
        <w:t>t break your business logic</w:t>
      </w:r>
      <w:r w:rsidR="00111803">
        <w:t>,</w:t>
      </w:r>
      <w:r>
        <w:t xml:space="preserve"> because </w:t>
      </w:r>
      <w:r w:rsidR="00111803" w:rsidRPr="00111803">
        <w:t>Mosaic serves both Power BI and Databricks without belonging to either.</w:t>
      </w:r>
      <w:r w:rsidR="00111803" w:rsidRPr="00111803">
        <w:rPr>
          <w:rFonts w:ascii="Arial" w:hAnsi="Arial" w:cs="Arial"/>
        </w:rPr>
        <w:t>​</w:t>
      </w:r>
    </w:p>
    <w:p w14:paraId="0D5A3EBC" w14:textId="77777777" w:rsidR="00346D0D" w:rsidRDefault="00346D0D" w:rsidP="00346D0D"/>
    <w:p w14:paraId="669EBB88" w14:textId="7BDE9FD4" w:rsidR="00346D0D" w:rsidRPr="00111803" w:rsidRDefault="00346D0D" w:rsidP="00346D0D">
      <w:pPr>
        <w:rPr>
          <w:sz w:val="28"/>
          <w:szCs w:val="28"/>
        </w:rPr>
      </w:pPr>
      <w:r w:rsidRPr="00111803">
        <w:rPr>
          <w:sz w:val="28"/>
          <w:szCs w:val="28"/>
        </w:rPr>
        <w:t>Joe closed the session with three clear conclusions:</w:t>
      </w:r>
    </w:p>
    <w:p w14:paraId="5838A7F3" w14:textId="6CC7C54A" w:rsidR="002A7F9F" w:rsidRPr="002A7F9F" w:rsidRDefault="00346D0D" w:rsidP="49C284B4">
      <w:pPr>
        <w:pStyle w:val="ListParagraph"/>
        <w:numPr>
          <w:ilvl w:val="0"/>
          <w:numId w:val="5"/>
        </w:numPr>
        <w:rPr>
          <w:b/>
          <w:bCs/>
        </w:rPr>
      </w:pPr>
      <w:r w:rsidRPr="002A7F9F">
        <w:rPr>
          <w:b/>
          <w:bCs/>
        </w:rPr>
        <w:t>The break was real.</w:t>
      </w:r>
      <w:r w:rsidR="002A7F9F" w:rsidRPr="002A7F9F">
        <w:rPr>
          <w:b/>
          <w:bCs/>
        </w:rPr>
        <w:t xml:space="preserve"> </w:t>
      </w:r>
    </w:p>
    <w:p w14:paraId="30CD9431" w14:textId="3A7F614F" w:rsidR="00346D0D" w:rsidRDefault="00346D0D" w:rsidP="002A7F9F">
      <w:pPr>
        <w:pStyle w:val="ListParagraph"/>
      </w:pPr>
      <w:r>
        <w:t xml:space="preserve">April 17 proved that platform-native integrations can vanish </w:t>
      </w:r>
      <w:r w:rsidR="00F5589C">
        <w:t xml:space="preserve">deliberately </w:t>
      </w:r>
      <w:r>
        <w:t>overnight</w:t>
      </w:r>
      <w:r w:rsidR="00F5589C">
        <w:t>.</w:t>
      </w:r>
      <w:r>
        <w:t xml:space="preserve"> </w:t>
      </w:r>
    </w:p>
    <w:p w14:paraId="716440A2" w14:textId="24B2690C" w:rsidR="00F5589C" w:rsidRDefault="00346D0D" w:rsidP="391C74A1">
      <w:pPr>
        <w:pStyle w:val="ListParagraph"/>
        <w:numPr>
          <w:ilvl w:val="0"/>
          <w:numId w:val="5"/>
        </w:numPr>
      </w:pPr>
      <w:r w:rsidRPr="00F5589C">
        <w:rPr>
          <w:b/>
          <w:bCs/>
        </w:rPr>
        <w:t>The war is just starting</w:t>
      </w:r>
      <w:r>
        <w:t>.</w:t>
      </w:r>
      <w:r w:rsidR="002A7F9F">
        <w:t xml:space="preserve"> </w:t>
      </w:r>
      <w:r>
        <w:t xml:space="preserve"> </w:t>
      </w:r>
    </w:p>
    <w:p w14:paraId="051604B3" w14:textId="77777777" w:rsidR="00F5589C" w:rsidRDefault="00346D0D" w:rsidP="00F5589C">
      <w:pPr>
        <w:pStyle w:val="ListParagraph"/>
      </w:pPr>
      <w:r>
        <w:t>The semantic layer is the prize in the enterprise AI land grab. More moves are coming from more vendors</w:t>
      </w:r>
      <w:r w:rsidR="00F5589C">
        <w:t>.</w:t>
      </w:r>
    </w:p>
    <w:p w14:paraId="6FEDC922" w14:textId="70FCB663" w:rsidR="00346D0D" w:rsidRDefault="00346D0D" w:rsidP="7515C2B8">
      <w:pPr>
        <w:pStyle w:val="ListParagraph"/>
        <w:numPr>
          <w:ilvl w:val="0"/>
          <w:numId w:val="5"/>
        </w:numPr>
      </w:pPr>
      <w:r w:rsidRPr="002A7F9F">
        <w:rPr>
          <w:b/>
          <w:bCs/>
        </w:rPr>
        <w:t>Neutrality is the hedge.</w:t>
      </w:r>
      <w:r>
        <w:t xml:space="preserve"> Mosaic serves every platform and every BI tool while belonging to none of them. </w:t>
      </w:r>
    </w:p>
    <w:p w14:paraId="1D3E0094" w14:textId="77777777" w:rsidR="00346D0D" w:rsidRPr="0015230B" w:rsidRDefault="00346D0D" w:rsidP="00346D0D">
      <w:pPr>
        <w:rPr>
          <w:sz w:val="28"/>
          <w:szCs w:val="28"/>
        </w:rPr>
      </w:pPr>
    </w:p>
    <w:p w14:paraId="62203ED0" w14:textId="4E147D0E" w:rsidR="00346D0D" w:rsidRPr="0015230B" w:rsidRDefault="00346D0D" w:rsidP="00346D0D">
      <w:pPr>
        <w:rPr>
          <w:b/>
          <w:bCs/>
          <w:sz w:val="28"/>
          <w:szCs w:val="28"/>
        </w:rPr>
      </w:pPr>
      <w:r w:rsidRPr="0015230B">
        <w:rPr>
          <w:b/>
          <w:bCs/>
          <w:sz w:val="28"/>
          <w:szCs w:val="28"/>
        </w:rPr>
        <w:t>Ready to See How Mosaic Fits Your Stack?</w:t>
      </w:r>
    </w:p>
    <w:p w14:paraId="652C5D31" w14:textId="7C29A6C1" w:rsidR="00BB2A5F" w:rsidRDefault="00346D0D" w:rsidP="004C4985">
      <w:pPr>
        <w:pStyle w:val="ListParagraph"/>
        <w:numPr>
          <w:ilvl w:val="0"/>
          <w:numId w:val="6"/>
        </w:numPr>
      </w:pPr>
      <w:r>
        <w:t xml:space="preserve">If you missed the live session, </w:t>
      </w:r>
      <w:r w:rsidR="00BB2A5F">
        <w:t xml:space="preserve">check out </w:t>
      </w:r>
      <w:r w:rsidR="004C4985">
        <w:t xml:space="preserve">the </w:t>
      </w:r>
      <w:commentRangeStart w:id="71"/>
      <w:r w:rsidR="00BA7438">
        <w:t>Webinar</w:t>
      </w:r>
      <w:commentRangeEnd w:id="71"/>
      <w:r w:rsidR="004C4985">
        <w:rPr>
          <w:rStyle w:val="CommentReference"/>
          <w:sz w:val="24"/>
          <w:szCs w:val="24"/>
        </w:rPr>
        <w:commentReference w:id="71"/>
      </w:r>
      <w:r w:rsidR="004C4985">
        <w:t xml:space="preserve"> here: </w:t>
      </w:r>
      <w:hyperlink r:id="rId18" w:history="1">
        <w:r w:rsidR="004C4985" w:rsidRPr="00BB67BC">
          <w:rPr>
            <w:rStyle w:val="Hyperlink"/>
          </w:rPr>
          <w:t>Independent by Design: Trusted AI Across Your Microsoft Stack</w:t>
        </w:r>
      </w:hyperlink>
    </w:p>
    <w:p w14:paraId="5C3DFDA6" w14:textId="7AC40459" w:rsidR="00781678" w:rsidRDefault="00781678" w:rsidP="00781678">
      <w:pPr>
        <w:pStyle w:val="ListParagraph"/>
        <w:numPr>
          <w:ilvl w:val="0"/>
          <w:numId w:val="6"/>
        </w:numPr>
      </w:pPr>
      <w:r>
        <w:t xml:space="preserve">Read: </w:t>
      </w:r>
      <w:r w:rsidRPr="00A42E1B">
        <w:t xml:space="preserve">Joe Bullis's blog post </w:t>
      </w:r>
      <w:r w:rsidR="30ACDE44">
        <w:t>“</w:t>
      </w:r>
      <w:r>
        <w:t>Why</w:t>
      </w:r>
      <w:commentRangeStart w:id="72"/>
      <w:r w:rsidRPr="00A42E1B">
        <w:t xml:space="preserve"> Power BI Semantic Models Fall Short in an AI-Driven Data </w:t>
      </w:r>
      <w:commentRangeEnd w:id="72"/>
      <w:r>
        <w:rPr>
          <w:rStyle w:val="CommentReference"/>
          <w:sz w:val="24"/>
          <w:szCs w:val="24"/>
        </w:rPr>
        <w:commentReference w:id="72"/>
      </w:r>
      <w:r>
        <w:t>Stack</w:t>
      </w:r>
      <w:r w:rsidR="6583F749">
        <w:t>”</w:t>
      </w:r>
    </w:p>
    <w:p w14:paraId="264C9760" w14:textId="1B5226B2" w:rsidR="00346D0D" w:rsidRDefault="00346D0D" w:rsidP="00346D0D">
      <w:pPr>
        <w:pStyle w:val="ListParagraph"/>
        <w:numPr>
          <w:ilvl w:val="0"/>
          <w:numId w:val="6"/>
        </w:numPr>
      </w:pPr>
      <w:r>
        <w:t>In the meantime, explore Strategy Mosaic at</w:t>
      </w:r>
      <w:r w:rsidR="00CC0B1A">
        <w:t xml:space="preserve"> </w:t>
      </w:r>
      <w:hyperlink r:id="rId19" w:tgtFrame="_blank" w:history="1">
        <w:r w:rsidR="00CC0B1A" w:rsidRPr="00CC0B1A">
          <w:rPr>
            <w:rStyle w:val="Hyperlink"/>
          </w:rPr>
          <w:t>https://software.strategy.com/strategymosaic</w:t>
        </w:r>
      </w:hyperlink>
      <w:r w:rsidR="00781678">
        <w:t xml:space="preserve"> </w:t>
      </w:r>
      <w:r>
        <w:t>or reach out to the Strategy team to see how an independent semantic layer fits into your Microsoft environment.</w:t>
      </w:r>
    </w:p>
    <w:p w14:paraId="4F2CE44A" w14:textId="77777777" w:rsidR="00CC0B1A" w:rsidRDefault="00CC0B1A" w:rsidP="00346D0D"/>
    <w:p w14:paraId="18A48757" w14:textId="77777777" w:rsidR="00FD1B40" w:rsidRDefault="00FD1B40" w:rsidP="00346D0D">
      <w:pPr>
        <w:rPr>
          <w:sz w:val="40"/>
          <w:szCs w:val="40"/>
        </w:rPr>
      </w:pPr>
    </w:p>
    <w:p w14:paraId="53CE6B92" w14:textId="77777777" w:rsidR="00FD1B40" w:rsidRDefault="00FD1B40" w:rsidP="00346D0D">
      <w:pPr>
        <w:rPr>
          <w:sz w:val="40"/>
          <w:szCs w:val="40"/>
        </w:rPr>
      </w:pPr>
    </w:p>
    <w:p w14:paraId="259B9CDC" w14:textId="77777777" w:rsidR="00FD1B40" w:rsidRDefault="00FD1B40" w:rsidP="00346D0D">
      <w:pPr>
        <w:rPr>
          <w:sz w:val="40"/>
          <w:szCs w:val="40"/>
        </w:rPr>
      </w:pPr>
    </w:p>
    <w:p w14:paraId="1373C76E" w14:textId="77777777" w:rsidR="00FD1B40" w:rsidRDefault="00FD1B40" w:rsidP="00346D0D">
      <w:pPr>
        <w:rPr>
          <w:sz w:val="40"/>
          <w:szCs w:val="40"/>
        </w:rPr>
      </w:pPr>
    </w:p>
    <w:p w14:paraId="0591C930" w14:textId="77777777" w:rsidR="00FD1B40" w:rsidRDefault="00FD1B40" w:rsidP="00346D0D">
      <w:pPr>
        <w:rPr>
          <w:sz w:val="40"/>
          <w:szCs w:val="40"/>
        </w:rPr>
      </w:pPr>
    </w:p>
    <w:p w14:paraId="5BCA56F0" w14:textId="77777777" w:rsidR="00FD1B40" w:rsidRDefault="00FD1B40" w:rsidP="00346D0D">
      <w:pPr>
        <w:rPr>
          <w:sz w:val="40"/>
          <w:szCs w:val="40"/>
        </w:rPr>
      </w:pPr>
    </w:p>
    <w:p w14:paraId="5BFCA53E" w14:textId="77777777" w:rsidR="00FD1B40" w:rsidRDefault="00FD1B40" w:rsidP="00346D0D">
      <w:pPr>
        <w:rPr>
          <w:sz w:val="40"/>
          <w:szCs w:val="40"/>
        </w:rPr>
      </w:pPr>
    </w:p>
    <w:p w14:paraId="185E436C" w14:textId="77777777" w:rsidR="00FD1B40" w:rsidRDefault="00FD1B40" w:rsidP="00346D0D">
      <w:pPr>
        <w:rPr>
          <w:sz w:val="40"/>
          <w:szCs w:val="40"/>
        </w:rPr>
      </w:pPr>
    </w:p>
    <w:p w14:paraId="75DC7F14" w14:textId="77777777" w:rsidR="00FD1B40" w:rsidRDefault="00FD1B40" w:rsidP="00346D0D">
      <w:pPr>
        <w:rPr>
          <w:sz w:val="40"/>
          <w:szCs w:val="40"/>
        </w:rPr>
      </w:pPr>
    </w:p>
    <w:p w14:paraId="6260C1B9" w14:textId="77777777" w:rsidR="00FD1B40" w:rsidRDefault="00FD1B40" w:rsidP="00346D0D">
      <w:pPr>
        <w:rPr>
          <w:sz w:val="40"/>
          <w:szCs w:val="40"/>
        </w:rPr>
      </w:pPr>
    </w:p>
    <w:p w14:paraId="2A8E2879" w14:textId="77777777" w:rsidR="00FD1B40" w:rsidRDefault="00FD1B40" w:rsidP="00346D0D">
      <w:pPr>
        <w:rPr>
          <w:sz w:val="40"/>
          <w:szCs w:val="40"/>
        </w:rPr>
      </w:pPr>
    </w:p>
    <w:p w14:paraId="4033848E" w14:textId="77777777" w:rsidR="00FD1B40" w:rsidRDefault="00FD1B40" w:rsidP="00346D0D">
      <w:pPr>
        <w:rPr>
          <w:sz w:val="40"/>
          <w:szCs w:val="40"/>
        </w:rPr>
      </w:pPr>
    </w:p>
    <w:p w14:paraId="7280FD17" w14:textId="77777777" w:rsidR="00FD1B40" w:rsidRDefault="00FD1B40" w:rsidP="00346D0D">
      <w:pPr>
        <w:rPr>
          <w:sz w:val="40"/>
          <w:szCs w:val="40"/>
        </w:rPr>
      </w:pPr>
    </w:p>
    <w:p w14:paraId="41F85E15" w14:textId="77777777" w:rsidR="00FD1B40" w:rsidRDefault="00FD1B40" w:rsidP="00346D0D">
      <w:pPr>
        <w:rPr>
          <w:sz w:val="40"/>
          <w:szCs w:val="40"/>
        </w:rPr>
      </w:pPr>
    </w:p>
    <w:p w14:paraId="4054358C" w14:textId="703E3546" w:rsidR="00346D0D" w:rsidRPr="003421B1" w:rsidRDefault="00346D0D" w:rsidP="00346D0D">
      <w:pPr>
        <w:rPr>
          <w:sz w:val="40"/>
          <w:szCs w:val="40"/>
        </w:rPr>
      </w:pPr>
      <w:r w:rsidRPr="003421B1">
        <w:rPr>
          <w:sz w:val="40"/>
          <w:szCs w:val="40"/>
        </w:rPr>
        <w:t>Frequently Asked Questions</w:t>
      </w:r>
    </w:p>
    <w:p w14:paraId="0030EAE1" w14:textId="02956F45" w:rsidR="00346D0D" w:rsidRPr="003421B1" w:rsidRDefault="00346D0D" w:rsidP="00346D0D">
      <w:pPr>
        <w:rPr>
          <w:b/>
          <w:bCs/>
        </w:rPr>
      </w:pPr>
      <w:r w:rsidRPr="003421B1">
        <w:rPr>
          <w:b/>
          <w:bCs/>
        </w:rPr>
        <w:t>What happened with the Microsoft–Databricks connector in April 2026?</w:t>
      </w:r>
    </w:p>
    <w:p w14:paraId="393CBA4D" w14:textId="6E762FB3" w:rsidR="00346D0D" w:rsidRDefault="00346D0D" w:rsidP="00346D0D">
      <w:r>
        <w:t>On April 17, 2026, Microsoft removed BI compatibility mode from its Power BI–Azure Databricks connector. This mode allowed Power BI to query Databricks Metric Views by having Databricks rewrite queries on the fly. When Microsoft removed it, every report built on Metric Views broke. No in-connector fix was offered</w:t>
      </w:r>
      <w:r w:rsidR="00BE0EF7">
        <w:t>, so</w:t>
      </w:r>
      <w:r>
        <w:t xml:space="preserve"> Databricks recommended migrating to its own AI/BI dashboards</w:t>
      </w:r>
      <w:r w:rsidR="00BE0EF7">
        <w:t>.</w:t>
      </w:r>
    </w:p>
    <w:p w14:paraId="69C3E061" w14:textId="604BCFC3" w:rsidR="00346D0D" w:rsidRPr="003421B1" w:rsidRDefault="00346D0D" w:rsidP="00346D0D">
      <w:pPr>
        <w:rPr>
          <w:b/>
          <w:bCs/>
        </w:rPr>
      </w:pPr>
      <w:r w:rsidRPr="003421B1">
        <w:rPr>
          <w:b/>
          <w:bCs/>
        </w:rPr>
        <w:t xml:space="preserve">Why </w:t>
      </w:r>
      <w:r w:rsidRPr="1C39CC8C">
        <w:rPr>
          <w:b/>
          <w:bCs/>
        </w:rPr>
        <w:t>weren</w:t>
      </w:r>
      <w:r w:rsidR="0889629A" w:rsidRPr="1C39CC8C">
        <w:rPr>
          <w:b/>
          <w:bCs/>
        </w:rPr>
        <w:t>’</w:t>
      </w:r>
      <w:r w:rsidRPr="1C39CC8C">
        <w:rPr>
          <w:b/>
          <w:bCs/>
        </w:rPr>
        <w:t>t</w:t>
      </w:r>
      <w:r w:rsidRPr="003421B1">
        <w:rPr>
          <w:b/>
          <w:bCs/>
        </w:rPr>
        <w:t xml:space="preserve"> Strategy Mosaic customers affected?</w:t>
      </w:r>
    </w:p>
    <w:p w14:paraId="50B0D075" w14:textId="3B6AB5D6" w:rsidR="00346D0D" w:rsidRDefault="00346D0D" w:rsidP="00346D0D">
      <w:r>
        <w:t>Mosaic connects to Power BI as an SSAS-compatible server</w:t>
      </w:r>
      <w:r w:rsidR="00BE0EF7">
        <w:t xml:space="preserve">, </w:t>
      </w:r>
      <w:r>
        <w:t>a decades-old, open Microsoft standard</w:t>
      </w:r>
      <w:r w:rsidR="00BE0EF7">
        <w:t>,</w:t>
      </w:r>
      <w:r>
        <w:t xml:space="preserve"> rather than through the proprietary BI compatibility mode that Microsoft removed. Mosaic</w:t>
      </w:r>
      <w:r w:rsidR="07DF3729">
        <w:t>’</w:t>
      </w:r>
      <w:r>
        <w:t>s connection never depended on a private agreement between two competing vendors, so there was nothing to break.</w:t>
      </w:r>
    </w:p>
    <w:p w14:paraId="2A39EEAC" w14:textId="79AE772F" w:rsidR="00346D0D" w:rsidRPr="003421B1" w:rsidRDefault="00346D0D" w:rsidP="00346D0D">
      <w:pPr>
        <w:rPr>
          <w:b/>
          <w:bCs/>
        </w:rPr>
      </w:pPr>
      <w:r w:rsidRPr="5576A57D">
        <w:rPr>
          <w:b/>
          <w:bCs/>
        </w:rPr>
        <w:t>Isn</w:t>
      </w:r>
      <w:r w:rsidR="51B8E806" w:rsidRPr="5576A57D">
        <w:rPr>
          <w:b/>
          <w:bCs/>
        </w:rPr>
        <w:t>’</w:t>
      </w:r>
      <w:r w:rsidRPr="5576A57D">
        <w:rPr>
          <w:b/>
          <w:bCs/>
        </w:rPr>
        <w:t>t</w:t>
      </w:r>
      <w:r w:rsidRPr="003421B1">
        <w:rPr>
          <w:b/>
          <w:bCs/>
        </w:rPr>
        <w:t xml:space="preserve"> Databricks Unity Catalog also </w:t>
      </w:r>
      <w:r w:rsidR="63101C52" w:rsidRPr="1D3433BB">
        <w:rPr>
          <w:b/>
          <w:bCs/>
        </w:rPr>
        <w:t>“</w:t>
      </w:r>
      <w:r w:rsidRPr="003421B1">
        <w:rPr>
          <w:b/>
          <w:bCs/>
        </w:rPr>
        <w:t>open</w:t>
      </w:r>
      <w:r w:rsidR="48933293" w:rsidRPr="1D3433BB">
        <w:rPr>
          <w:b/>
          <w:bCs/>
        </w:rPr>
        <w:t>”</w:t>
      </w:r>
      <w:r w:rsidRPr="1D3433BB">
        <w:rPr>
          <w:b/>
          <w:bCs/>
        </w:rPr>
        <w:t>?</w:t>
      </w:r>
    </w:p>
    <w:p w14:paraId="316C8754" w14:textId="6081A574" w:rsidR="00346D0D" w:rsidRDefault="00346D0D" w:rsidP="00346D0D">
      <w:r>
        <w:t xml:space="preserve">Databricks uses the language of openness, but </w:t>
      </w:r>
      <w:r w:rsidR="00920216">
        <w:t>architecture</w:t>
      </w:r>
      <w:r>
        <w:t xml:space="preserve"> matters. Unity Catalog is accessible via SQL, APIs, and MCP — but it</w:t>
      </w:r>
      <w:r w:rsidR="2F017FA3">
        <w:t>’</w:t>
      </w:r>
      <w:r>
        <w:t>s Databricks</w:t>
      </w:r>
      <w:r w:rsidR="60F3EC44">
        <w:t>’</w:t>
      </w:r>
      <w:r>
        <w:t xml:space="preserve"> semantic layer, designed to make Databricks the center of gravity. </w:t>
      </w:r>
      <w:r w:rsidR="2BC3BF96">
        <w:t>“</w:t>
      </w:r>
      <w:r>
        <w:t>Open</w:t>
      </w:r>
      <w:r w:rsidR="4C8F4468">
        <w:t>”</w:t>
      </w:r>
      <w:r>
        <w:t xml:space="preserve"> in that context </w:t>
      </w:r>
      <w:r w:rsidR="00920216">
        <w:t>means “</w:t>
      </w:r>
      <w:r>
        <w:t>open</w:t>
      </w:r>
      <w:r w:rsidR="00920216">
        <w:t>”</w:t>
      </w:r>
      <w:r>
        <w:t xml:space="preserve"> </w:t>
      </w:r>
      <w:r w:rsidRPr="00920216">
        <w:rPr>
          <w:i/>
          <w:iCs/>
        </w:rPr>
        <w:t>into</w:t>
      </w:r>
      <w:r w:rsidR="00920216">
        <w:t xml:space="preserve"> </w:t>
      </w:r>
      <w:r>
        <w:t xml:space="preserve">Databricks. Mosaic, by contrast, is </w:t>
      </w:r>
      <w:r w:rsidRPr="00920216">
        <w:rPr>
          <w:i/>
          <w:iCs/>
        </w:rPr>
        <w:t>independent</w:t>
      </w:r>
      <w:r>
        <w:t xml:space="preserve"> of every platform</w:t>
      </w:r>
      <w:r w:rsidR="00920216">
        <w:t>.</w:t>
      </w:r>
      <w:r>
        <w:t xml:space="preserve"> </w:t>
      </w:r>
      <w:r w:rsidR="00920216">
        <w:t>It</w:t>
      </w:r>
      <w:r>
        <w:t xml:space="preserve"> serves Databricks, Microsoft, Snowflake, and others without belonging to any of them.</w:t>
      </w:r>
    </w:p>
    <w:p w14:paraId="2B905D63" w14:textId="5B0C30E2" w:rsidR="00346D0D" w:rsidRPr="003421B1" w:rsidRDefault="00346D0D" w:rsidP="00346D0D">
      <w:pPr>
        <w:rPr>
          <w:b/>
          <w:bCs/>
        </w:rPr>
      </w:pPr>
      <w:r w:rsidRPr="003421B1">
        <w:rPr>
          <w:b/>
          <w:bCs/>
        </w:rPr>
        <w:t>Does using Mosaic require migrating our data?</w:t>
      </w:r>
    </w:p>
    <w:p w14:paraId="3737220F" w14:textId="48F8AB26" w:rsidR="00346D0D" w:rsidRDefault="00346D0D" w:rsidP="00346D0D">
      <w:r>
        <w:t>No. Your data stays exactly where it is. Mosaic runs on Azure and connects to your existing data platforms</w:t>
      </w:r>
      <w:r w:rsidR="003421B1">
        <w:t>:</w:t>
      </w:r>
      <w:r>
        <w:t xml:space="preserve"> Databricks, Microsoft Fabric, Snowflake, </w:t>
      </w:r>
      <w:r w:rsidR="00920216">
        <w:t>BigQuery</w:t>
      </w:r>
      <w:r>
        <w:t>, and more</w:t>
      </w:r>
      <w:r w:rsidR="00807A4F">
        <w:t>,</w:t>
      </w:r>
      <w:r>
        <w:t xml:space="preserve"> without any migration required. </w:t>
      </w:r>
    </w:p>
    <w:p w14:paraId="59226B45" w14:textId="0B4BD336" w:rsidR="00346D0D" w:rsidRPr="003421B1" w:rsidRDefault="00346D0D" w:rsidP="00346D0D">
      <w:pPr>
        <w:rPr>
          <w:b/>
          <w:bCs/>
        </w:rPr>
      </w:pPr>
      <w:r w:rsidRPr="003421B1">
        <w:rPr>
          <w:b/>
          <w:bCs/>
        </w:rPr>
        <w:t>What does Gartner say about semantic layers?</w:t>
      </w:r>
    </w:p>
    <w:p w14:paraId="1FC671AD" w14:textId="7C8D0F8A" w:rsidR="00346D0D" w:rsidRDefault="00346D0D" w:rsidP="00346D0D">
      <w:r>
        <w:t>Gartner has stated that by 2030, universal semantic layers will be treated as critical infrastructure alongside data platforms and cybersecurity</w:t>
      </w:r>
      <w:r w:rsidR="00807A4F">
        <w:t xml:space="preserve">. </w:t>
      </w:r>
      <w:r>
        <w:t xml:space="preserve">They describe developing a universal semantic layer as a </w:t>
      </w:r>
      <w:r w:rsidR="4E6D4047">
        <w:t>“</w:t>
      </w:r>
      <w:r>
        <w:t>must-do</w:t>
      </w:r>
      <w:r w:rsidR="64D6D430">
        <w:t>”</w:t>
      </w:r>
      <w:r>
        <w:t xml:space="preserve"> for data and analytics leaders supporting AI initiatives.</w:t>
      </w:r>
    </w:p>
    <w:p w14:paraId="1B03C65A" w14:textId="6F6858B1" w:rsidR="00346D0D" w:rsidRPr="003421B1" w:rsidRDefault="00346D0D" w:rsidP="00346D0D">
      <w:pPr>
        <w:rPr>
          <w:b/>
          <w:bCs/>
        </w:rPr>
      </w:pPr>
      <w:r w:rsidRPr="003421B1">
        <w:rPr>
          <w:b/>
          <w:bCs/>
        </w:rPr>
        <w:t>What tools does Mosaic connect to?</w:t>
      </w:r>
    </w:p>
    <w:p w14:paraId="09E7E834" w14:textId="6671E03A" w:rsidR="00460237" w:rsidRDefault="00346D0D" w:rsidP="00DF5300">
      <w:r>
        <w:t>Mosaic connects to a broad range of AI and BI systems including Power BI, Tableau, Excel, Google Sheets, Copilot, Claude, ChatGPT/GPT-4, Gemini, internal LLMs, and AI agents. On the data platform side, it connects to Snowflake, Databricks, Microsoft Fabric, BigQuery, S3/Data Lake, PostgreSQL, and more.</w:t>
      </w:r>
    </w:p>
    <w:p w14:paraId="110E1C4A" w14:textId="77777777" w:rsidR="00460237" w:rsidRDefault="00460237" w:rsidP="00DF5300"/>
    <w:p w14:paraId="0826AEF7" w14:textId="77777777" w:rsidR="00460237" w:rsidRDefault="00460237" w:rsidP="00DF5300"/>
    <w:p w14:paraId="04853C64" w14:textId="77777777" w:rsidR="003F268A" w:rsidRDefault="003F268A" w:rsidP="00DF5300"/>
    <w:p w14:paraId="3A617F55" w14:textId="77777777" w:rsidR="003F268A" w:rsidRDefault="003F268A" w:rsidP="00DF5300"/>
    <w:p w14:paraId="505B4CC9" w14:textId="77777777" w:rsidR="003F268A" w:rsidRDefault="003F268A" w:rsidP="00DF5300"/>
    <w:p w14:paraId="0D5BEDFC" w14:textId="77777777" w:rsidR="003F268A" w:rsidRDefault="003F268A" w:rsidP="00DF5300"/>
    <w:p w14:paraId="29FC134A" w14:textId="77777777" w:rsidR="003F268A" w:rsidRDefault="003F268A" w:rsidP="00DF5300"/>
    <w:p w14:paraId="3DE58BF5" w14:textId="77777777" w:rsidR="003F268A" w:rsidRDefault="003F268A" w:rsidP="00DF5300"/>
    <w:sectPr w:rsidR="003F268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tter, Kaylee" w:date="2026-07-06T16:55:00Z" w:initials="KR">
    <w:p w14:paraId="266852FA" w14:textId="77777777" w:rsidR="00F14E90" w:rsidRDefault="00F14E90" w:rsidP="00F14E90">
      <w:pPr>
        <w:pStyle w:val="CommentText"/>
      </w:pPr>
      <w:r>
        <w:rPr>
          <w:rStyle w:val="CommentReference"/>
        </w:rPr>
        <w:annotationRef/>
      </w:r>
      <w:r>
        <w:t xml:space="preserve">Link to webinar </w:t>
      </w:r>
    </w:p>
  </w:comment>
  <w:comment w:id="1" w:author="Ritter, Kaylee" w:date="2026-07-06T16:57:00Z" w:initials="KR">
    <w:p w14:paraId="6B2105F4" w14:textId="77777777" w:rsidR="000E0055" w:rsidRDefault="000E0055" w:rsidP="000E0055">
      <w:pPr>
        <w:pStyle w:val="CommentText"/>
      </w:pPr>
      <w:r>
        <w:rPr>
          <w:rStyle w:val="CommentReference"/>
        </w:rPr>
        <w:annotationRef/>
      </w:r>
      <w:hyperlink r:id="rId1" w:history="1">
        <w:r w:rsidRPr="00855AA5">
          <w:rPr>
            <w:rStyle w:val="Hyperlink"/>
          </w:rPr>
          <w:t>https://software.strategy.com/webinar/independent-by-design-trusted-ai-across-your-microsoft-stack</w:t>
        </w:r>
      </w:hyperlink>
    </w:p>
  </w:comment>
  <w:comment w:id="6" w:author="Socha, Beata" w:date="2026-07-07T15:18:00Z" w:initials="SB">
    <w:p w14:paraId="722D3E15" w14:textId="3915F23D" w:rsidR="00CD68C2" w:rsidRDefault="00CD68C2">
      <w:pPr>
        <w:pStyle w:val="CommentText"/>
      </w:pPr>
      <w:r>
        <w:rPr>
          <w:rStyle w:val="CommentReference"/>
        </w:rPr>
        <w:annotationRef/>
      </w:r>
      <w:r w:rsidRPr="1C437384">
        <w:t xml:space="preserve">Is there a way to read the number of the scale? All-time high may not mean as much as a hard number here because we have no point of reference. </w:t>
      </w:r>
    </w:p>
  </w:comment>
  <w:comment w:id="7" w:author="Ritter, Kaylee" w:date="2026-07-07T09:30:00Z" w:initials="KR">
    <w:p w14:paraId="7C72E5C1" w14:textId="77777777" w:rsidR="00FE12A8" w:rsidRDefault="00FE12A8" w:rsidP="00FE12A8">
      <w:pPr>
        <w:pStyle w:val="CommentText"/>
      </w:pPr>
      <w:r>
        <w:rPr>
          <w:rStyle w:val="CommentReference"/>
        </w:rPr>
        <w:annotationRef/>
      </w:r>
      <w:r>
        <w:t>Yea good idea-- the chart uses a 0-100 interest scale but was pulled as an image from the presentation so I don't think there's a hard search number available. But I could add more context by including that: "The "semantic layer" sat near 0 for nearly a decade before hitting its peak of 100 in 2026"?</w:t>
      </w:r>
    </w:p>
  </w:comment>
  <w:comment w:id="8" w:author="Socha, Beata" w:date="2026-07-07T15:50:00Z" w:initials="SB">
    <w:p w14:paraId="4EF2A030" w14:textId="2623F2A7" w:rsidR="00324B38" w:rsidRDefault="00324B38">
      <w:pPr>
        <w:pStyle w:val="CommentText"/>
      </w:pPr>
      <w:r>
        <w:rPr>
          <w:rStyle w:val="CommentReference"/>
        </w:rPr>
        <w:annotationRef/>
      </w:r>
      <w:r w:rsidRPr="3E049509">
        <w:t xml:space="preserve">If we don't have hard numbers (e.g.b search volume per month) then I think we can skip it. Explaining what the interest scale means would take the reader out of the story unnecessarily. </w:t>
      </w:r>
    </w:p>
  </w:comment>
  <w:comment w:id="13" w:author="Socha, Beata" w:date="2026-07-07T15:20:00Z" w:initials="SB">
    <w:p w14:paraId="15EFFBDC" w14:textId="103E0277" w:rsidR="00CD68C2" w:rsidRDefault="00CD68C2">
      <w:pPr>
        <w:pStyle w:val="CommentText"/>
      </w:pPr>
      <w:r>
        <w:rPr>
          <w:rStyle w:val="CommentReference"/>
        </w:rPr>
        <w:annotationRef/>
      </w:r>
      <w:r w:rsidRPr="39E042BC">
        <w:t xml:space="preserve">Are we allowed to cite this? I assume we are but I'd like Henry to confirm we're not in any breach. </w:t>
      </w:r>
    </w:p>
  </w:comment>
  <w:comment w:id="21" w:author="Socha, Beata" w:date="2026-07-07T15:26:00Z" w:initials="SB">
    <w:p w14:paraId="7A7A88F4" w14:textId="244114D5" w:rsidR="00C9327C" w:rsidRDefault="00840FA3">
      <w:pPr>
        <w:pStyle w:val="CommentText"/>
      </w:pPr>
      <w:r>
        <w:rPr>
          <w:rStyle w:val="CommentReference"/>
        </w:rPr>
        <w:annotationRef/>
      </w:r>
      <w:r w:rsidR="00C9327C" w:rsidRPr="51042125">
        <w:t>not sure I get the meaning of this question</w:t>
      </w:r>
    </w:p>
    <w:p w14:paraId="5D672EE3" w14:textId="7F8C4EC5" w:rsidR="00C9327C" w:rsidRDefault="00C9327C">
      <w:pPr>
        <w:pStyle w:val="CommentText"/>
      </w:pPr>
      <w:r w:rsidRPr="219DFF64">
        <w:t xml:space="preserve">Maybe consider: </w:t>
      </w:r>
    </w:p>
    <w:p w14:paraId="05ECA4CC" w14:textId="103CA316" w:rsidR="00C9327C" w:rsidRDefault="00C9327C">
      <w:pPr>
        <w:pStyle w:val="CommentText"/>
      </w:pPr>
      <w:r w:rsidRPr="121947C0">
        <w:t xml:space="preserve">What is Databricks' fix for the broken connector? </w:t>
      </w:r>
    </w:p>
  </w:comment>
  <w:comment w:id="70" w:author="Socha, Beata" w:date="2026-07-07T15:33:00Z" w:initials="SB">
    <w:p w14:paraId="281B8D38" w14:textId="0FD0510B" w:rsidR="005451ED" w:rsidRDefault="005451ED">
      <w:pPr>
        <w:pStyle w:val="CommentText"/>
      </w:pPr>
      <w:r>
        <w:rPr>
          <w:rStyle w:val="CommentReference"/>
        </w:rPr>
        <w:annotationRef/>
      </w:r>
      <w:r w:rsidRPr="2F28EC8F">
        <w:t xml:space="preserve">Both meaning Strategy and Databrics? Or Databricks and Microsoft? Maybe we could specify </w:t>
      </w:r>
    </w:p>
  </w:comment>
  <w:comment w:id="71" w:author="Ritter, Kaylee" w:date="2026-07-06T17:41:00Z" w:initials="KR">
    <w:p w14:paraId="48B16419" w14:textId="77777777" w:rsidR="004C4985" w:rsidRDefault="004C4985" w:rsidP="004C4985">
      <w:pPr>
        <w:pStyle w:val="CommentText"/>
      </w:pPr>
      <w:r>
        <w:rPr>
          <w:rStyle w:val="CommentReference"/>
        </w:rPr>
        <w:annotationRef/>
      </w:r>
      <w:hyperlink r:id="rId2" w:history="1">
        <w:r w:rsidRPr="002117D5">
          <w:rPr>
            <w:rStyle w:val="Hyperlink"/>
          </w:rPr>
          <w:t>https://software.strategy.com/webinar/independent-by-design-trusted-ai-across-your-microsoft-stack</w:t>
        </w:r>
      </w:hyperlink>
    </w:p>
  </w:comment>
  <w:comment w:id="72" w:author="Ritter, Kaylee" w:date="2026-07-06T16:39:00Z" w:initials="KR">
    <w:p w14:paraId="6236F1DE" w14:textId="77777777" w:rsidR="00781678" w:rsidRDefault="00781678" w:rsidP="003421B1">
      <w:pPr>
        <w:pStyle w:val="CommentText"/>
      </w:pPr>
      <w:r>
        <w:rPr>
          <w:rStyle w:val="CommentReference"/>
        </w:rPr>
        <w:annotationRef/>
      </w:r>
      <w:hyperlink r:id="rId3" w:history="1">
        <w:r w:rsidRPr="006973CF">
          <w:rPr>
            <w:rStyle w:val="Hyperlink"/>
          </w:rPr>
          <w:t>https://software.strategy.com/blog/why-power-bi-semantic-models-fall-short-in-an-ai-driven-data-stack</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6852FA" w15:done="0"/>
  <w15:commentEx w15:paraId="6B2105F4" w15:paraIdParent="266852FA" w15:done="0"/>
  <w15:commentEx w15:paraId="722D3E15" w15:done="0"/>
  <w15:commentEx w15:paraId="7C72E5C1" w15:paraIdParent="722D3E15" w15:done="0"/>
  <w15:commentEx w15:paraId="4EF2A030" w15:paraIdParent="722D3E15" w15:done="0"/>
  <w15:commentEx w15:paraId="15EFFBDC" w15:done="1"/>
  <w15:commentEx w15:paraId="05ECA4CC" w15:done="0"/>
  <w15:commentEx w15:paraId="281B8D38" w15:done="0"/>
  <w15:commentEx w15:paraId="48B16419" w15:done="0"/>
  <w15:commentEx w15:paraId="6236F1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4AC57C" w16cex:dateUtc="2026-07-06T20:55:00Z"/>
  <w16cex:commentExtensible w16cex:durableId="75B49047" w16cex:dateUtc="2026-07-06T20:57:00Z"/>
  <w16cex:commentExtensible w16cex:durableId="5BA5F5B5" w16cex:dateUtc="2026-07-07T13:18:00Z"/>
  <w16cex:commentExtensible w16cex:durableId="4D0A4F7F" w16cex:dateUtc="2026-07-07T13:30:00Z"/>
  <w16cex:commentExtensible w16cex:durableId="2F4D791F" w16cex:dateUtc="2026-07-07T13:50:00Z"/>
  <w16cex:commentExtensible w16cex:durableId="2E30161F" w16cex:dateUtc="2026-07-07T13:20:00Z">
    <w16cex:extLst>
      <w16:ext w16:uri="{CE6994B0-6A32-4C9F-8C6B-6E91EDA988CE}">
        <cr:reactions xmlns:cr="http://schemas.microsoft.com/office/comments/2020/reactions">
          <cr:reaction reactionType="1">
            <cr:reactionInfo dateUtc="2026-07-07T14:06:36Z">
              <cr:user userId="S::bsocha@strategy.com::77e238ca-dd2e-4059-842a-3c6835482a57" userProvider="AD" userName="Socha, Beata"/>
            </cr:reactionInfo>
          </cr:reaction>
        </cr:reactions>
      </w16:ext>
    </w16cex:extLst>
  </w16cex:commentExtensible>
  <w16cex:commentExtensible w16cex:durableId="281271D3" w16cex:dateUtc="2026-07-07T13:26:00Z"/>
  <w16cex:commentExtensible w16cex:durableId="6F8C39EC" w16cex:dateUtc="2026-07-07T13:33:00Z"/>
  <w16cex:commentExtensible w16cex:durableId="596B5BE8" w16cex:dateUtc="2026-07-06T21:41:00Z"/>
  <w16cex:commentExtensible w16cex:durableId="2CD0AB7A" w16cex:dateUtc="2026-07-06T2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6852FA" w16cid:durableId="704AC57C"/>
  <w16cid:commentId w16cid:paraId="6B2105F4" w16cid:durableId="75B49047"/>
  <w16cid:commentId w16cid:paraId="722D3E15" w16cid:durableId="5BA5F5B5"/>
  <w16cid:commentId w16cid:paraId="7C72E5C1" w16cid:durableId="4D0A4F7F"/>
  <w16cid:commentId w16cid:paraId="4EF2A030" w16cid:durableId="2F4D791F"/>
  <w16cid:commentId w16cid:paraId="15EFFBDC" w16cid:durableId="2E30161F"/>
  <w16cid:commentId w16cid:paraId="05ECA4CC" w16cid:durableId="281271D3"/>
  <w16cid:commentId w16cid:paraId="281B8D38" w16cid:durableId="6F8C39EC"/>
  <w16cid:commentId w16cid:paraId="48B16419" w16cid:durableId="596B5BE8"/>
  <w16cid:commentId w16cid:paraId="6236F1DE" w16cid:durableId="2CD0AB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9C0AA"/>
    <w:multiLevelType w:val="hybridMultilevel"/>
    <w:tmpl w:val="FFFFFFFF"/>
    <w:lvl w:ilvl="0" w:tplc="6D00120C">
      <w:start w:val="1"/>
      <w:numFmt w:val="decimal"/>
      <w:lvlText w:val="%1."/>
      <w:lvlJc w:val="left"/>
      <w:pPr>
        <w:ind w:left="720" w:hanging="360"/>
      </w:pPr>
    </w:lvl>
    <w:lvl w:ilvl="1" w:tplc="AC5E38BA">
      <w:start w:val="1"/>
      <w:numFmt w:val="lowerLetter"/>
      <w:lvlText w:val="%2."/>
      <w:lvlJc w:val="left"/>
      <w:pPr>
        <w:ind w:left="1440" w:hanging="360"/>
      </w:pPr>
    </w:lvl>
    <w:lvl w:ilvl="2" w:tplc="B03C8A60">
      <w:start w:val="1"/>
      <w:numFmt w:val="lowerRoman"/>
      <w:lvlText w:val="%3."/>
      <w:lvlJc w:val="right"/>
      <w:pPr>
        <w:ind w:left="2160" w:hanging="180"/>
      </w:pPr>
    </w:lvl>
    <w:lvl w:ilvl="3" w:tplc="20D02D1E">
      <w:start w:val="1"/>
      <w:numFmt w:val="decimal"/>
      <w:lvlText w:val="%4."/>
      <w:lvlJc w:val="left"/>
      <w:pPr>
        <w:ind w:left="2880" w:hanging="360"/>
      </w:pPr>
    </w:lvl>
    <w:lvl w:ilvl="4" w:tplc="37260F1C">
      <w:start w:val="1"/>
      <w:numFmt w:val="lowerLetter"/>
      <w:lvlText w:val="%5."/>
      <w:lvlJc w:val="left"/>
      <w:pPr>
        <w:ind w:left="3600" w:hanging="360"/>
      </w:pPr>
    </w:lvl>
    <w:lvl w:ilvl="5" w:tplc="18BC27BA">
      <w:start w:val="1"/>
      <w:numFmt w:val="lowerRoman"/>
      <w:lvlText w:val="%6."/>
      <w:lvlJc w:val="right"/>
      <w:pPr>
        <w:ind w:left="4320" w:hanging="180"/>
      </w:pPr>
    </w:lvl>
    <w:lvl w:ilvl="6" w:tplc="7322798A">
      <w:start w:val="1"/>
      <w:numFmt w:val="decimal"/>
      <w:lvlText w:val="%7."/>
      <w:lvlJc w:val="left"/>
      <w:pPr>
        <w:ind w:left="5040" w:hanging="360"/>
      </w:pPr>
    </w:lvl>
    <w:lvl w:ilvl="7" w:tplc="0BAE8B98">
      <w:start w:val="1"/>
      <w:numFmt w:val="lowerLetter"/>
      <w:lvlText w:val="%8."/>
      <w:lvlJc w:val="left"/>
      <w:pPr>
        <w:ind w:left="5760" w:hanging="360"/>
      </w:pPr>
    </w:lvl>
    <w:lvl w:ilvl="8" w:tplc="AA28518A">
      <w:start w:val="1"/>
      <w:numFmt w:val="lowerRoman"/>
      <w:lvlText w:val="%9."/>
      <w:lvlJc w:val="right"/>
      <w:pPr>
        <w:ind w:left="6480" w:hanging="180"/>
      </w:pPr>
    </w:lvl>
  </w:abstractNum>
  <w:abstractNum w:abstractNumId="1" w15:restartNumberingAfterBreak="0">
    <w:nsid w:val="1702582A"/>
    <w:multiLevelType w:val="hybridMultilevel"/>
    <w:tmpl w:val="4CC6A352"/>
    <w:lvl w:ilvl="0" w:tplc="A322F8B2">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4E145B"/>
    <w:multiLevelType w:val="hybridMultilevel"/>
    <w:tmpl w:val="FFFFFFFF"/>
    <w:lvl w:ilvl="0" w:tplc="1BA0244C">
      <w:start w:val="1"/>
      <w:numFmt w:val="bullet"/>
      <w:lvlText w:val=""/>
      <w:lvlJc w:val="left"/>
      <w:pPr>
        <w:ind w:left="1080" w:hanging="360"/>
      </w:pPr>
      <w:rPr>
        <w:rFonts w:ascii="Symbol" w:hAnsi="Symbol" w:hint="default"/>
      </w:rPr>
    </w:lvl>
    <w:lvl w:ilvl="1" w:tplc="EC38D1DE">
      <w:start w:val="1"/>
      <w:numFmt w:val="bullet"/>
      <w:lvlText w:val="o"/>
      <w:lvlJc w:val="left"/>
      <w:pPr>
        <w:ind w:left="1800" w:hanging="360"/>
      </w:pPr>
      <w:rPr>
        <w:rFonts w:ascii="Courier New" w:hAnsi="Courier New" w:hint="default"/>
      </w:rPr>
    </w:lvl>
    <w:lvl w:ilvl="2" w:tplc="B636E478">
      <w:start w:val="1"/>
      <w:numFmt w:val="bullet"/>
      <w:lvlText w:val=""/>
      <w:lvlJc w:val="left"/>
      <w:pPr>
        <w:ind w:left="2520" w:hanging="360"/>
      </w:pPr>
      <w:rPr>
        <w:rFonts w:ascii="Wingdings" w:hAnsi="Wingdings" w:hint="default"/>
      </w:rPr>
    </w:lvl>
    <w:lvl w:ilvl="3" w:tplc="63B6A442">
      <w:start w:val="1"/>
      <w:numFmt w:val="bullet"/>
      <w:lvlText w:val=""/>
      <w:lvlJc w:val="left"/>
      <w:pPr>
        <w:ind w:left="3240" w:hanging="360"/>
      </w:pPr>
      <w:rPr>
        <w:rFonts w:ascii="Symbol" w:hAnsi="Symbol" w:hint="default"/>
      </w:rPr>
    </w:lvl>
    <w:lvl w:ilvl="4" w:tplc="04F207CE">
      <w:start w:val="1"/>
      <w:numFmt w:val="bullet"/>
      <w:lvlText w:val="o"/>
      <w:lvlJc w:val="left"/>
      <w:pPr>
        <w:ind w:left="3960" w:hanging="360"/>
      </w:pPr>
      <w:rPr>
        <w:rFonts w:ascii="Courier New" w:hAnsi="Courier New" w:hint="default"/>
      </w:rPr>
    </w:lvl>
    <w:lvl w:ilvl="5" w:tplc="A4FAB324">
      <w:start w:val="1"/>
      <w:numFmt w:val="bullet"/>
      <w:lvlText w:val=""/>
      <w:lvlJc w:val="left"/>
      <w:pPr>
        <w:ind w:left="4680" w:hanging="360"/>
      </w:pPr>
      <w:rPr>
        <w:rFonts w:ascii="Wingdings" w:hAnsi="Wingdings" w:hint="default"/>
      </w:rPr>
    </w:lvl>
    <w:lvl w:ilvl="6" w:tplc="EE387942">
      <w:start w:val="1"/>
      <w:numFmt w:val="bullet"/>
      <w:lvlText w:val=""/>
      <w:lvlJc w:val="left"/>
      <w:pPr>
        <w:ind w:left="5400" w:hanging="360"/>
      </w:pPr>
      <w:rPr>
        <w:rFonts w:ascii="Symbol" w:hAnsi="Symbol" w:hint="default"/>
      </w:rPr>
    </w:lvl>
    <w:lvl w:ilvl="7" w:tplc="40600CDC">
      <w:start w:val="1"/>
      <w:numFmt w:val="bullet"/>
      <w:lvlText w:val="o"/>
      <w:lvlJc w:val="left"/>
      <w:pPr>
        <w:ind w:left="6120" w:hanging="360"/>
      </w:pPr>
      <w:rPr>
        <w:rFonts w:ascii="Courier New" w:hAnsi="Courier New" w:hint="default"/>
      </w:rPr>
    </w:lvl>
    <w:lvl w:ilvl="8" w:tplc="A9E0877C">
      <w:start w:val="1"/>
      <w:numFmt w:val="bullet"/>
      <w:lvlText w:val=""/>
      <w:lvlJc w:val="left"/>
      <w:pPr>
        <w:ind w:left="6840" w:hanging="360"/>
      </w:pPr>
      <w:rPr>
        <w:rFonts w:ascii="Wingdings" w:hAnsi="Wingdings" w:hint="default"/>
      </w:rPr>
    </w:lvl>
  </w:abstractNum>
  <w:abstractNum w:abstractNumId="3" w15:restartNumberingAfterBreak="0">
    <w:nsid w:val="286725CF"/>
    <w:multiLevelType w:val="hybridMultilevel"/>
    <w:tmpl w:val="92DEF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BFA983"/>
    <w:multiLevelType w:val="hybridMultilevel"/>
    <w:tmpl w:val="FFFFFFFF"/>
    <w:lvl w:ilvl="0" w:tplc="790E9062">
      <w:start w:val="1"/>
      <w:numFmt w:val="decimal"/>
      <w:lvlText w:val="%1."/>
      <w:lvlJc w:val="left"/>
      <w:pPr>
        <w:ind w:left="720" w:hanging="360"/>
      </w:pPr>
    </w:lvl>
    <w:lvl w:ilvl="1" w:tplc="7696C9BA">
      <w:start w:val="1"/>
      <w:numFmt w:val="lowerLetter"/>
      <w:lvlText w:val="%2."/>
      <w:lvlJc w:val="left"/>
      <w:pPr>
        <w:ind w:left="1440" w:hanging="360"/>
      </w:pPr>
    </w:lvl>
    <w:lvl w:ilvl="2" w:tplc="A22E6856">
      <w:start w:val="1"/>
      <w:numFmt w:val="lowerRoman"/>
      <w:lvlText w:val="%3."/>
      <w:lvlJc w:val="right"/>
      <w:pPr>
        <w:ind w:left="2160" w:hanging="180"/>
      </w:pPr>
    </w:lvl>
    <w:lvl w:ilvl="3" w:tplc="4142FD12">
      <w:start w:val="1"/>
      <w:numFmt w:val="decimal"/>
      <w:lvlText w:val="%4."/>
      <w:lvlJc w:val="left"/>
      <w:pPr>
        <w:ind w:left="2880" w:hanging="360"/>
      </w:pPr>
    </w:lvl>
    <w:lvl w:ilvl="4" w:tplc="3AA65342">
      <w:start w:val="1"/>
      <w:numFmt w:val="lowerLetter"/>
      <w:lvlText w:val="%5."/>
      <w:lvlJc w:val="left"/>
      <w:pPr>
        <w:ind w:left="3600" w:hanging="360"/>
      </w:pPr>
    </w:lvl>
    <w:lvl w:ilvl="5" w:tplc="7494F0F6">
      <w:start w:val="1"/>
      <w:numFmt w:val="lowerRoman"/>
      <w:lvlText w:val="%6."/>
      <w:lvlJc w:val="right"/>
      <w:pPr>
        <w:ind w:left="4320" w:hanging="180"/>
      </w:pPr>
    </w:lvl>
    <w:lvl w:ilvl="6" w:tplc="98D00188">
      <w:start w:val="1"/>
      <w:numFmt w:val="decimal"/>
      <w:lvlText w:val="%7."/>
      <w:lvlJc w:val="left"/>
      <w:pPr>
        <w:ind w:left="5040" w:hanging="360"/>
      </w:pPr>
    </w:lvl>
    <w:lvl w:ilvl="7" w:tplc="37E6CE2C">
      <w:start w:val="1"/>
      <w:numFmt w:val="lowerLetter"/>
      <w:lvlText w:val="%8."/>
      <w:lvlJc w:val="left"/>
      <w:pPr>
        <w:ind w:left="5760" w:hanging="360"/>
      </w:pPr>
    </w:lvl>
    <w:lvl w:ilvl="8" w:tplc="13F606DE">
      <w:start w:val="1"/>
      <w:numFmt w:val="lowerRoman"/>
      <w:lvlText w:val="%9."/>
      <w:lvlJc w:val="right"/>
      <w:pPr>
        <w:ind w:left="6480" w:hanging="180"/>
      </w:pPr>
    </w:lvl>
  </w:abstractNum>
  <w:abstractNum w:abstractNumId="5" w15:restartNumberingAfterBreak="0">
    <w:nsid w:val="6E131905"/>
    <w:multiLevelType w:val="hybridMultilevel"/>
    <w:tmpl w:val="E95899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2F1BCD"/>
    <w:multiLevelType w:val="hybridMultilevel"/>
    <w:tmpl w:val="09624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F96FAA"/>
    <w:multiLevelType w:val="multilevel"/>
    <w:tmpl w:val="41CA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3994168">
    <w:abstractNumId w:val="7"/>
  </w:num>
  <w:num w:numId="2" w16cid:durableId="1079520813">
    <w:abstractNumId w:val="4"/>
  </w:num>
  <w:num w:numId="3" w16cid:durableId="138882591">
    <w:abstractNumId w:val="2"/>
  </w:num>
  <w:num w:numId="4" w16cid:durableId="1424493253">
    <w:abstractNumId w:val="3"/>
  </w:num>
  <w:num w:numId="5" w16cid:durableId="2017687566">
    <w:abstractNumId w:val="0"/>
  </w:num>
  <w:num w:numId="6" w16cid:durableId="2126382839">
    <w:abstractNumId w:val="5"/>
  </w:num>
  <w:num w:numId="7" w16cid:durableId="220023841">
    <w:abstractNumId w:val="1"/>
  </w:num>
  <w:num w:numId="8" w16cid:durableId="31098999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tter, Kaylee">
    <w15:presenceInfo w15:providerId="AD" w15:userId="S::kritter@strategy.com::e0a1d8f4-09c4-4d4a-bb1f-42f2bac0efb4"/>
  </w15:person>
  <w15:person w15:author="Socha, Beata">
    <w15:presenceInfo w15:providerId="AD" w15:userId="S::bsocha@strategy.com::77e238ca-dd2e-4059-842a-3c6835482a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64"/>
    <w:rsid w:val="00005173"/>
    <w:rsid w:val="00013CE0"/>
    <w:rsid w:val="0003493A"/>
    <w:rsid w:val="00053B55"/>
    <w:rsid w:val="00060907"/>
    <w:rsid w:val="00062F0D"/>
    <w:rsid w:val="0006712F"/>
    <w:rsid w:val="00070694"/>
    <w:rsid w:val="00071B37"/>
    <w:rsid w:val="00075CD4"/>
    <w:rsid w:val="000776DC"/>
    <w:rsid w:val="00080671"/>
    <w:rsid w:val="0008657B"/>
    <w:rsid w:val="00086796"/>
    <w:rsid w:val="000A3079"/>
    <w:rsid w:val="000A67B4"/>
    <w:rsid w:val="000B071A"/>
    <w:rsid w:val="000D2395"/>
    <w:rsid w:val="000D48C7"/>
    <w:rsid w:val="000E0055"/>
    <w:rsid w:val="000E4360"/>
    <w:rsid w:val="000E7DAB"/>
    <w:rsid w:val="000F1209"/>
    <w:rsid w:val="000F63D9"/>
    <w:rsid w:val="000F67C2"/>
    <w:rsid w:val="000F7AFC"/>
    <w:rsid w:val="00111803"/>
    <w:rsid w:val="001151CE"/>
    <w:rsid w:val="00122B18"/>
    <w:rsid w:val="001361E3"/>
    <w:rsid w:val="001463D9"/>
    <w:rsid w:val="0015230B"/>
    <w:rsid w:val="00154322"/>
    <w:rsid w:val="00160405"/>
    <w:rsid w:val="00160697"/>
    <w:rsid w:val="00161CBA"/>
    <w:rsid w:val="0016211F"/>
    <w:rsid w:val="001622DF"/>
    <w:rsid w:val="00170102"/>
    <w:rsid w:val="00174E30"/>
    <w:rsid w:val="00181859"/>
    <w:rsid w:val="00181F9A"/>
    <w:rsid w:val="001A2E48"/>
    <w:rsid w:val="001A3420"/>
    <w:rsid w:val="001A637C"/>
    <w:rsid w:val="001B131C"/>
    <w:rsid w:val="001C3317"/>
    <w:rsid w:val="001C5D31"/>
    <w:rsid w:val="001D7047"/>
    <w:rsid w:val="001E1449"/>
    <w:rsid w:val="001E2DF5"/>
    <w:rsid w:val="001E6658"/>
    <w:rsid w:val="001E78E7"/>
    <w:rsid w:val="001F1104"/>
    <w:rsid w:val="001F5581"/>
    <w:rsid w:val="001F58AA"/>
    <w:rsid w:val="0021141D"/>
    <w:rsid w:val="002117B1"/>
    <w:rsid w:val="0022277D"/>
    <w:rsid w:val="002262B4"/>
    <w:rsid w:val="002275D9"/>
    <w:rsid w:val="002309F4"/>
    <w:rsid w:val="002358D6"/>
    <w:rsid w:val="00237E90"/>
    <w:rsid w:val="00242262"/>
    <w:rsid w:val="00242C7B"/>
    <w:rsid w:val="00270BE9"/>
    <w:rsid w:val="00272480"/>
    <w:rsid w:val="00282D58"/>
    <w:rsid w:val="0028367C"/>
    <w:rsid w:val="00284CDF"/>
    <w:rsid w:val="002855B7"/>
    <w:rsid w:val="002871E6"/>
    <w:rsid w:val="00293CF7"/>
    <w:rsid w:val="00295010"/>
    <w:rsid w:val="002950D3"/>
    <w:rsid w:val="00295BB6"/>
    <w:rsid w:val="00297673"/>
    <w:rsid w:val="002A11D0"/>
    <w:rsid w:val="002A4A43"/>
    <w:rsid w:val="002A5132"/>
    <w:rsid w:val="002A7F9F"/>
    <w:rsid w:val="002B22FD"/>
    <w:rsid w:val="002C1B52"/>
    <w:rsid w:val="002D4752"/>
    <w:rsid w:val="002E7240"/>
    <w:rsid w:val="002F3502"/>
    <w:rsid w:val="002F612F"/>
    <w:rsid w:val="00312E20"/>
    <w:rsid w:val="00323E7A"/>
    <w:rsid w:val="00324B38"/>
    <w:rsid w:val="00331A25"/>
    <w:rsid w:val="00336647"/>
    <w:rsid w:val="003421B1"/>
    <w:rsid w:val="00346D0D"/>
    <w:rsid w:val="00346E71"/>
    <w:rsid w:val="0035073E"/>
    <w:rsid w:val="00361D59"/>
    <w:rsid w:val="00363419"/>
    <w:rsid w:val="00375DC3"/>
    <w:rsid w:val="00382469"/>
    <w:rsid w:val="00386F11"/>
    <w:rsid w:val="00391F96"/>
    <w:rsid w:val="00394236"/>
    <w:rsid w:val="003945ED"/>
    <w:rsid w:val="003A50E4"/>
    <w:rsid w:val="003B4363"/>
    <w:rsid w:val="003B5098"/>
    <w:rsid w:val="003B6D4E"/>
    <w:rsid w:val="003C1343"/>
    <w:rsid w:val="003C5892"/>
    <w:rsid w:val="003C5D18"/>
    <w:rsid w:val="003C62F7"/>
    <w:rsid w:val="003C7339"/>
    <w:rsid w:val="003D3050"/>
    <w:rsid w:val="003F268A"/>
    <w:rsid w:val="003F4BBF"/>
    <w:rsid w:val="003F6987"/>
    <w:rsid w:val="00420E7C"/>
    <w:rsid w:val="00421ABB"/>
    <w:rsid w:val="00425A40"/>
    <w:rsid w:val="00431610"/>
    <w:rsid w:val="00434A29"/>
    <w:rsid w:val="00440689"/>
    <w:rsid w:val="004528F7"/>
    <w:rsid w:val="004537C1"/>
    <w:rsid w:val="00460237"/>
    <w:rsid w:val="00464162"/>
    <w:rsid w:val="00465192"/>
    <w:rsid w:val="00466FFF"/>
    <w:rsid w:val="0047182D"/>
    <w:rsid w:val="00471BFE"/>
    <w:rsid w:val="00477403"/>
    <w:rsid w:val="00486910"/>
    <w:rsid w:val="004A13B1"/>
    <w:rsid w:val="004A2F96"/>
    <w:rsid w:val="004B071F"/>
    <w:rsid w:val="004B7BBF"/>
    <w:rsid w:val="004C4985"/>
    <w:rsid w:val="004D51B1"/>
    <w:rsid w:val="004D6C10"/>
    <w:rsid w:val="004F169D"/>
    <w:rsid w:val="004F6151"/>
    <w:rsid w:val="005003BB"/>
    <w:rsid w:val="00522B37"/>
    <w:rsid w:val="0052469A"/>
    <w:rsid w:val="00525C10"/>
    <w:rsid w:val="00540C63"/>
    <w:rsid w:val="0054213B"/>
    <w:rsid w:val="005451ED"/>
    <w:rsid w:val="00564D20"/>
    <w:rsid w:val="0056644D"/>
    <w:rsid w:val="00575327"/>
    <w:rsid w:val="00580BA7"/>
    <w:rsid w:val="00581E18"/>
    <w:rsid w:val="00587FCC"/>
    <w:rsid w:val="005926DB"/>
    <w:rsid w:val="00594A60"/>
    <w:rsid w:val="00596038"/>
    <w:rsid w:val="005A4664"/>
    <w:rsid w:val="005A4A9A"/>
    <w:rsid w:val="005B0A83"/>
    <w:rsid w:val="005B1FAD"/>
    <w:rsid w:val="005B4F1A"/>
    <w:rsid w:val="005C2249"/>
    <w:rsid w:val="005D066B"/>
    <w:rsid w:val="005D3909"/>
    <w:rsid w:val="005D7F93"/>
    <w:rsid w:val="005E09CA"/>
    <w:rsid w:val="005E548D"/>
    <w:rsid w:val="006163C3"/>
    <w:rsid w:val="00617545"/>
    <w:rsid w:val="0064099F"/>
    <w:rsid w:val="00640E3D"/>
    <w:rsid w:val="00644589"/>
    <w:rsid w:val="0065219B"/>
    <w:rsid w:val="00652C3C"/>
    <w:rsid w:val="00661DBC"/>
    <w:rsid w:val="00662B67"/>
    <w:rsid w:val="006633A7"/>
    <w:rsid w:val="006825CE"/>
    <w:rsid w:val="006854CD"/>
    <w:rsid w:val="006A271B"/>
    <w:rsid w:val="006A40B0"/>
    <w:rsid w:val="006A4BB0"/>
    <w:rsid w:val="006A5313"/>
    <w:rsid w:val="006A7158"/>
    <w:rsid w:val="006B5B9A"/>
    <w:rsid w:val="006C1875"/>
    <w:rsid w:val="006D5C02"/>
    <w:rsid w:val="006E1651"/>
    <w:rsid w:val="006E2FBB"/>
    <w:rsid w:val="0070178A"/>
    <w:rsid w:val="00705FA6"/>
    <w:rsid w:val="00714635"/>
    <w:rsid w:val="00716776"/>
    <w:rsid w:val="00727041"/>
    <w:rsid w:val="007303A4"/>
    <w:rsid w:val="00731904"/>
    <w:rsid w:val="0074079D"/>
    <w:rsid w:val="007473BB"/>
    <w:rsid w:val="00747A3F"/>
    <w:rsid w:val="00762824"/>
    <w:rsid w:val="00763555"/>
    <w:rsid w:val="007639BE"/>
    <w:rsid w:val="00764DCA"/>
    <w:rsid w:val="00766738"/>
    <w:rsid w:val="00771FA4"/>
    <w:rsid w:val="00774F77"/>
    <w:rsid w:val="00781678"/>
    <w:rsid w:val="00784B02"/>
    <w:rsid w:val="00785FE9"/>
    <w:rsid w:val="007911DF"/>
    <w:rsid w:val="007936AB"/>
    <w:rsid w:val="0079439F"/>
    <w:rsid w:val="007A40AC"/>
    <w:rsid w:val="007A4F58"/>
    <w:rsid w:val="007B076F"/>
    <w:rsid w:val="007B3446"/>
    <w:rsid w:val="007B420B"/>
    <w:rsid w:val="007C2EF1"/>
    <w:rsid w:val="007C42E7"/>
    <w:rsid w:val="007C656E"/>
    <w:rsid w:val="007D1236"/>
    <w:rsid w:val="007D5D61"/>
    <w:rsid w:val="007D6C56"/>
    <w:rsid w:val="007E0DD0"/>
    <w:rsid w:val="007E1D1E"/>
    <w:rsid w:val="007E6670"/>
    <w:rsid w:val="007F6509"/>
    <w:rsid w:val="00801EBB"/>
    <w:rsid w:val="00805E33"/>
    <w:rsid w:val="00807484"/>
    <w:rsid w:val="00807918"/>
    <w:rsid w:val="00807A4F"/>
    <w:rsid w:val="00810782"/>
    <w:rsid w:val="0081194C"/>
    <w:rsid w:val="00825EA6"/>
    <w:rsid w:val="00837DD5"/>
    <w:rsid w:val="00840FA3"/>
    <w:rsid w:val="0084404F"/>
    <w:rsid w:val="00846E27"/>
    <w:rsid w:val="00846F44"/>
    <w:rsid w:val="0085324F"/>
    <w:rsid w:val="008565DA"/>
    <w:rsid w:val="00857B61"/>
    <w:rsid w:val="00863727"/>
    <w:rsid w:val="00864928"/>
    <w:rsid w:val="00875ECD"/>
    <w:rsid w:val="00882C4F"/>
    <w:rsid w:val="0088345E"/>
    <w:rsid w:val="008857B4"/>
    <w:rsid w:val="008875AA"/>
    <w:rsid w:val="00890DD7"/>
    <w:rsid w:val="008A208C"/>
    <w:rsid w:val="008A7D9B"/>
    <w:rsid w:val="008C18AA"/>
    <w:rsid w:val="008C3519"/>
    <w:rsid w:val="008C4734"/>
    <w:rsid w:val="008E2BF8"/>
    <w:rsid w:val="008F7007"/>
    <w:rsid w:val="009038B3"/>
    <w:rsid w:val="0090466C"/>
    <w:rsid w:val="009068F9"/>
    <w:rsid w:val="009072D7"/>
    <w:rsid w:val="00911DBD"/>
    <w:rsid w:val="00912634"/>
    <w:rsid w:val="00912966"/>
    <w:rsid w:val="0091674E"/>
    <w:rsid w:val="00916A23"/>
    <w:rsid w:val="009179A7"/>
    <w:rsid w:val="00920216"/>
    <w:rsid w:val="00923C72"/>
    <w:rsid w:val="00952718"/>
    <w:rsid w:val="0095492D"/>
    <w:rsid w:val="0095627C"/>
    <w:rsid w:val="00963AAC"/>
    <w:rsid w:val="00970C97"/>
    <w:rsid w:val="009774B6"/>
    <w:rsid w:val="009836B0"/>
    <w:rsid w:val="009859B1"/>
    <w:rsid w:val="009A254F"/>
    <w:rsid w:val="009D0CFE"/>
    <w:rsid w:val="009D4E46"/>
    <w:rsid w:val="009D6D87"/>
    <w:rsid w:val="009E28A6"/>
    <w:rsid w:val="009E2CF9"/>
    <w:rsid w:val="009E4648"/>
    <w:rsid w:val="009F223B"/>
    <w:rsid w:val="009F744C"/>
    <w:rsid w:val="00A020D1"/>
    <w:rsid w:val="00A06BDB"/>
    <w:rsid w:val="00A11230"/>
    <w:rsid w:val="00A141AD"/>
    <w:rsid w:val="00A15506"/>
    <w:rsid w:val="00A24B26"/>
    <w:rsid w:val="00A26B7E"/>
    <w:rsid w:val="00A42E1B"/>
    <w:rsid w:val="00A44EB2"/>
    <w:rsid w:val="00A64CEA"/>
    <w:rsid w:val="00A74670"/>
    <w:rsid w:val="00A749AA"/>
    <w:rsid w:val="00A74E96"/>
    <w:rsid w:val="00A75D21"/>
    <w:rsid w:val="00A77477"/>
    <w:rsid w:val="00A80CBD"/>
    <w:rsid w:val="00A81521"/>
    <w:rsid w:val="00A847A1"/>
    <w:rsid w:val="00A959EC"/>
    <w:rsid w:val="00A95F1E"/>
    <w:rsid w:val="00A96BDC"/>
    <w:rsid w:val="00A979C4"/>
    <w:rsid w:val="00AA0041"/>
    <w:rsid w:val="00AB1BD0"/>
    <w:rsid w:val="00AB1C52"/>
    <w:rsid w:val="00AB7D99"/>
    <w:rsid w:val="00AE6399"/>
    <w:rsid w:val="00AE7B38"/>
    <w:rsid w:val="00AF3E54"/>
    <w:rsid w:val="00B03EAB"/>
    <w:rsid w:val="00B0538E"/>
    <w:rsid w:val="00B142BC"/>
    <w:rsid w:val="00B15AA0"/>
    <w:rsid w:val="00B17F44"/>
    <w:rsid w:val="00B22BDC"/>
    <w:rsid w:val="00B26988"/>
    <w:rsid w:val="00B278AF"/>
    <w:rsid w:val="00B33E87"/>
    <w:rsid w:val="00B34296"/>
    <w:rsid w:val="00B3725F"/>
    <w:rsid w:val="00B5262A"/>
    <w:rsid w:val="00B54C1F"/>
    <w:rsid w:val="00B81928"/>
    <w:rsid w:val="00B95DF3"/>
    <w:rsid w:val="00BA7438"/>
    <w:rsid w:val="00BA7FF8"/>
    <w:rsid w:val="00BB0E66"/>
    <w:rsid w:val="00BB2A5F"/>
    <w:rsid w:val="00BB2CA7"/>
    <w:rsid w:val="00BB4052"/>
    <w:rsid w:val="00BB4A24"/>
    <w:rsid w:val="00BB67BC"/>
    <w:rsid w:val="00BC677A"/>
    <w:rsid w:val="00BD1493"/>
    <w:rsid w:val="00BD6F79"/>
    <w:rsid w:val="00BD7C6A"/>
    <w:rsid w:val="00BE0EF7"/>
    <w:rsid w:val="00BF3FEE"/>
    <w:rsid w:val="00BF6B43"/>
    <w:rsid w:val="00BF77EE"/>
    <w:rsid w:val="00C048DB"/>
    <w:rsid w:val="00C07591"/>
    <w:rsid w:val="00C13124"/>
    <w:rsid w:val="00C1696D"/>
    <w:rsid w:val="00C16F69"/>
    <w:rsid w:val="00C24E48"/>
    <w:rsid w:val="00C30E03"/>
    <w:rsid w:val="00C33287"/>
    <w:rsid w:val="00C42DD0"/>
    <w:rsid w:val="00C457F2"/>
    <w:rsid w:val="00C53E99"/>
    <w:rsid w:val="00C62982"/>
    <w:rsid w:val="00C65C03"/>
    <w:rsid w:val="00C70B0E"/>
    <w:rsid w:val="00C73AE8"/>
    <w:rsid w:val="00C75BF5"/>
    <w:rsid w:val="00C77FC3"/>
    <w:rsid w:val="00C82744"/>
    <w:rsid w:val="00C9327C"/>
    <w:rsid w:val="00C94F9F"/>
    <w:rsid w:val="00C956DC"/>
    <w:rsid w:val="00C95746"/>
    <w:rsid w:val="00C95F24"/>
    <w:rsid w:val="00CB44E3"/>
    <w:rsid w:val="00CB55CE"/>
    <w:rsid w:val="00CC02B5"/>
    <w:rsid w:val="00CC0B1A"/>
    <w:rsid w:val="00CC56DB"/>
    <w:rsid w:val="00CC694C"/>
    <w:rsid w:val="00CE7E24"/>
    <w:rsid w:val="00CF3732"/>
    <w:rsid w:val="00D0292B"/>
    <w:rsid w:val="00D04273"/>
    <w:rsid w:val="00D23575"/>
    <w:rsid w:val="00D2549F"/>
    <w:rsid w:val="00D261D5"/>
    <w:rsid w:val="00D26548"/>
    <w:rsid w:val="00D26774"/>
    <w:rsid w:val="00D279DA"/>
    <w:rsid w:val="00D312E3"/>
    <w:rsid w:val="00D35B3A"/>
    <w:rsid w:val="00D4496A"/>
    <w:rsid w:val="00D5190B"/>
    <w:rsid w:val="00D56B22"/>
    <w:rsid w:val="00D61D77"/>
    <w:rsid w:val="00D70903"/>
    <w:rsid w:val="00D73A83"/>
    <w:rsid w:val="00D75EFA"/>
    <w:rsid w:val="00D779D1"/>
    <w:rsid w:val="00D83B58"/>
    <w:rsid w:val="00D84405"/>
    <w:rsid w:val="00D87357"/>
    <w:rsid w:val="00D90310"/>
    <w:rsid w:val="00D9525C"/>
    <w:rsid w:val="00D96066"/>
    <w:rsid w:val="00DA713E"/>
    <w:rsid w:val="00DB0280"/>
    <w:rsid w:val="00DB4D0A"/>
    <w:rsid w:val="00DC3F79"/>
    <w:rsid w:val="00DC48FE"/>
    <w:rsid w:val="00DC6610"/>
    <w:rsid w:val="00DC708C"/>
    <w:rsid w:val="00DC7167"/>
    <w:rsid w:val="00DD1CA6"/>
    <w:rsid w:val="00DD32B7"/>
    <w:rsid w:val="00DD47A3"/>
    <w:rsid w:val="00DD56F9"/>
    <w:rsid w:val="00DD6F22"/>
    <w:rsid w:val="00DE0E0D"/>
    <w:rsid w:val="00DE2003"/>
    <w:rsid w:val="00DE723C"/>
    <w:rsid w:val="00DF4F4D"/>
    <w:rsid w:val="00DF5300"/>
    <w:rsid w:val="00E070BB"/>
    <w:rsid w:val="00E21004"/>
    <w:rsid w:val="00E250A7"/>
    <w:rsid w:val="00E257C6"/>
    <w:rsid w:val="00E260D5"/>
    <w:rsid w:val="00E31BC7"/>
    <w:rsid w:val="00E32B78"/>
    <w:rsid w:val="00E37C13"/>
    <w:rsid w:val="00E45ECE"/>
    <w:rsid w:val="00E52BB0"/>
    <w:rsid w:val="00E54354"/>
    <w:rsid w:val="00E562A5"/>
    <w:rsid w:val="00E611B4"/>
    <w:rsid w:val="00E61F54"/>
    <w:rsid w:val="00E63DE6"/>
    <w:rsid w:val="00E72E0A"/>
    <w:rsid w:val="00E7773A"/>
    <w:rsid w:val="00E80C82"/>
    <w:rsid w:val="00E96B66"/>
    <w:rsid w:val="00EA22F6"/>
    <w:rsid w:val="00EA3E93"/>
    <w:rsid w:val="00EB21C7"/>
    <w:rsid w:val="00EC4B06"/>
    <w:rsid w:val="00EC51CC"/>
    <w:rsid w:val="00ED1CC3"/>
    <w:rsid w:val="00EE3325"/>
    <w:rsid w:val="00EE40EA"/>
    <w:rsid w:val="00EF4716"/>
    <w:rsid w:val="00F02DC4"/>
    <w:rsid w:val="00F05567"/>
    <w:rsid w:val="00F10F19"/>
    <w:rsid w:val="00F14E90"/>
    <w:rsid w:val="00F2333B"/>
    <w:rsid w:val="00F30A4E"/>
    <w:rsid w:val="00F361F0"/>
    <w:rsid w:val="00F5589C"/>
    <w:rsid w:val="00F55EC1"/>
    <w:rsid w:val="00F62379"/>
    <w:rsid w:val="00F63525"/>
    <w:rsid w:val="00F715B2"/>
    <w:rsid w:val="00F7162C"/>
    <w:rsid w:val="00F76631"/>
    <w:rsid w:val="00F82BD4"/>
    <w:rsid w:val="00F83131"/>
    <w:rsid w:val="00F85704"/>
    <w:rsid w:val="00F92EF8"/>
    <w:rsid w:val="00F96CF3"/>
    <w:rsid w:val="00F97A55"/>
    <w:rsid w:val="00FA28ED"/>
    <w:rsid w:val="00FA4875"/>
    <w:rsid w:val="00FB5600"/>
    <w:rsid w:val="00FB74AD"/>
    <w:rsid w:val="00FC072B"/>
    <w:rsid w:val="00FC455E"/>
    <w:rsid w:val="00FC5DDC"/>
    <w:rsid w:val="00FC74D6"/>
    <w:rsid w:val="00FC7826"/>
    <w:rsid w:val="00FD1B40"/>
    <w:rsid w:val="00FE12A8"/>
    <w:rsid w:val="00FE2745"/>
    <w:rsid w:val="00FF1D33"/>
    <w:rsid w:val="0327A16D"/>
    <w:rsid w:val="033A2019"/>
    <w:rsid w:val="050F2AB8"/>
    <w:rsid w:val="053AC05D"/>
    <w:rsid w:val="0615CE32"/>
    <w:rsid w:val="06823B05"/>
    <w:rsid w:val="0724EC5F"/>
    <w:rsid w:val="07DAD8C2"/>
    <w:rsid w:val="07DF3729"/>
    <w:rsid w:val="0889629A"/>
    <w:rsid w:val="08AA8879"/>
    <w:rsid w:val="09D93092"/>
    <w:rsid w:val="0CF0DACD"/>
    <w:rsid w:val="0D00E7C0"/>
    <w:rsid w:val="0D565B10"/>
    <w:rsid w:val="0DBDF979"/>
    <w:rsid w:val="0E6E9780"/>
    <w:rsid w:val="0EA4A745"/>
    <w:rsid w:val="0F37E023"/>
    <w:rsid w:val="10222A32"/>
    <w:rsid w:val="10453EF8"/>
    <w:rsid w:val="104A57CB"/>
    <w:rsid w:val="11022B1F"/>
    <w:rsid w:val="110CE432"/>
    <w:rsid w:val="112838BC"/>
    <w:rsid w:val="112EEAD4"/>
    <w:rsid w:val="11506C8B"/>
    <w:rsid w:val="115F9239"/>
    <w:rsid w:val="11C26639"/>
    <w:rsid w:val="11FA7159"/>
    <w:rsid w:val="14FB64EB"/>
    <w:rsid w:val="155A585B"/>
    <w:rsid w:val="15A586DB"/>
    <w:rsid w:val="164E5003"/>
    <w:rsid w:val="175EDE2E"/>
    <w:rsid w:val="17AA6CDA"/>
    <w:rsid w:val="19BCF469"/>
    <w:rsid w:val="1AF544CA"/>
    <w:rsid w:val="1B116A71"/>
    <w:rsid w:val="1B1567EE"/>
    <w:rsid w:val="1B2ABB44"/>
    <w:rsid w:val="1BE3D73E"/>
    <w:rsid w:val="1C0F93FC"/>
    <w:rsid w:val="1C39CC8C"/>
    <w:rsid w:val="1CECD2F0"/>
    <w:rsid w:val="1D1B3C0B"/>
    <w:rsid w:val="1D3433BB"/>
    <w:rsid w:val="1D4DE944"/>
    <w:rsid w:val="1E572880"/>
    <w:rsid w:val="1E5C7C4B"/>
    <w:rsid w:val="1E66F2B7"/>
    <w:rsid w:val="1E6CCF9C"/>
    <w:rsid w:val="1EB4FA4E"/>
    <w:rsid w:val="1EBCDBE6"/>
    <w:rsid w:val="1F15A757"/>
    <w:rsid w:val="1FDD8FB7"/>
    <w:rsid w:val="201F1C8B"/>
    <w:rsid w:val="2053211A"/>
    <w:rsid w:val="20B9698E"/>
    <w:rsid w:val="20D332CA"/>
    <w:rsid w:val="21E45B2E"/>
    <w:rsid w:val="2305B545"/>
    <w:rsid w:val="2392E0F4"/>
    <w:rsid w:val="2418868E"/>
    <w:rsid w:val="244089B6"/>
    <w:rsid w:val="2642A6BF"/>
    <w:rsid w:val="26F45303"/>
    <w:rsid w:val="27578E46"/>
    <w:rsid w:val="27CC7B81"/>
    <w:rsid w:val="27E9FA5C"/>
    <w:rsid w:val="28D54A3B"/>
    <w:rsid w:val="29232AB0"/>
    <w:rsid w:val="294535FD"/>
    <w:rsid w:val="294CB2BA"/>
    <w:rsid w:val="2AA47F21"/>
    <w:rsid w:val="2AC7EEF3"/>
    <w:rsid w:val="2ADA633C"/>
    <w:rsid w:val="2B1F67F6"/>
    <w:rsid w:val="2BC3BF96"/>
    <w:rsid w:val="2BCE7700"/>
    <w:rsid w:val="2D27B8C4"/>
    <w:rsid w:val="2DB30C49"/>
    <w:rsid w:val="2E0B7E6F"/>
    <w:rsid w:val="2E18F4B0"/>
    <w:rsid w:val="2F017FA3"/>
    <w:rsid w:val="2F79B799"/>
    <w:rsid w:val="2FA9675A"/>
    <w:rsid w:val="3018D416"/>
    <w:rsid w:val="308F7717"/>
    <w:rsid w:val="30ACDE44"/>
    <w:rsid w:val="31569D1E"/>
    <w:rsid w:val="333752EF"/>
    <w:rsid w:val="340C3DD0"/>
    <w:rsid w:val="34B3EE07"/>
    <w:rsid w:val="350EF754"/>
    <w:rsid w:val="37A2141D"/>
    <w:rsid w:val="37C98058"/>
    <w:rsid w:val="37EB2B48"/>
    <w:rsid w:val="37EE1099"/>
    <w:rsid w:val="38C54630"/>
    <w:rsid w:val="38D7791B"/>
    <w:rsid w:val="391C74A1"/>
    <w:rsid w:val="3A64495B"/>
    <w:rsid w:val="3A989363"/>
    <w:rsid w:val="3AB6330C"/>
    <w:rsid w:val="3AECDD77"/>
    <w:rsid w:val="3BD8AA33"/>
    <w:rsid w:val="3C586D78"/>
    <w:rsid w:val="3F3581A9"/>
    <w:rsid w:val="3F428173"/>
    <w:rsid w:val="3F853D11"/>
    <w:rsid w:val="404DF49D"/>
    <w:rsid w:val="411FBB0A"/>
    <w:rsid w:val="421135BC"/>
    <w:rsid w:val="434E4144"/>
    <w:rsid w:val="44319A66"/>
    <w:rsid w:val="4459EB85"/>
    <w:rsid w:val="468F5F28"/>
    <w:rsid w:val="47BBE5E2"/>
    <w:rsid w:val="47C24E29"/>
    <w:rsid w:val="484E7A4A"/>
    <w:rsid w:val="48933293"/>
    <w:rsid w:val="4969B3C8"/>
    <w:rsid w:val="49C284B4"/>
    <w:rsid w:val="49FAC18F"/>
    <w:rsid w:val="4A47670E"/>
    <w:rsid w:val="4AD1F2B3"/>
    <w:rsid w:val="4B942385"/>
    <w:rsid w:val="4C8F4468"/>
    <w:rsid w:val="4D3828B0"/>
    <w:rsid w:val="4D9D4BFB"/>
    <w:rsid w:val="4E6D4047"/>
    <w:rsid w:val="4FB6AD3C"/>
    <w:rsid w:val="50D48260"/>
    <w:rsid w:val="512B40E8"/>
    <w:rsid w:val="514B4EF7"/>
    <w:rsid w:val="51944B2D"/>
    <w:rsid w:val="51B8E806"/>
    <w:rsid w:val="52E8D17F"/>
    <w:rsid w:val="53BC32DF"/>
    <w:rsid w:val="53D4B006"/>
    <w:rsid w:val="540E232A"/>
    <w:rsid w:val="549BD82E"/>
    <w:rsid w:val="5576A57D"/>
    <w:rsid w:val="559CDFF8"/>
    <w:rsid w:val="55A3E24E"/>
    <w:rsid w:val="57A48BC9"/>
    <w:rsid w:val="584A3067"/>
    <w:rsid w:val="5A8E3EF2"/>
    <w:rsid w:val="5AC55218"/>
    <w:rsid w:val="5B8F80A5"/>
    <w:rsid w:val="5C47D1AA"/>
    <w:rsid w:val="5CF77F7E"/>
    <w:rsid w:val="5D44EC73"/>
    <w:rsid w:val="5D959D83"/>
    <w:rsid w:val="5ECAD117"/>
    <w:rsid w:val="5F63A96A"/>
    <w:rsid w:val="60031261"/>
    <w:rsid w:val="600E30AA"/>
    <w:rsid w:val="602627FE"/>
    <w:rsid w:val="607291DC"/>
    <w:rsid w:val="60797A82"/>
    <w:rsid w:val="608DD6F0"/>
    <w:rsid w:val="60F3EC44"/>
    <w:rsid w:val="6190ADDE"/>
    <w:rsid w:val="61D29F40"/>
    <w:rsid w:val="625A3762"/>
    <w:rsid w:val="62E100F5"/>
    <w:rsid w:val="63101C52"/>
    <w:rsid w:val="6313066B"/>
    <w:rsid w:val="6372D840"/>
    <w:rsid w:val="6399B135"/>
    <w:rsid w:val="639FEB87"/>
    <w:rsid w:val="63E96CA0"/>
    <w:rsid w:val="63F9B82A"/>
    <w:rsid w:val="641B68F7"/>
    <w:rsid w:val="642A9FE1"/>
    <w:rsid w:val="6438BBFE"/>
    <w:rsid w:val="644E366F"/>
    <w:rsid w:val="64D6D430"/>
    <w:rsid w:val="6583F749"/>
    <w:rsid w:val="67AB8FBD"/>
    <w:rsid w:val="68D9D32B"/>
    <w:rsid w:val="695542F7"/>
    <w:rsid w:val="695FAC18"/>
    <w:rsid w:val="69FFA033"/>
    <w:rsid w:val="6A4CFD89"/>
    <w:rsid w:val="6A8983C5"/>
    <w:rsid w:val="6C3F1F9C"/>
    <w:rsid w:val="6D625C5A"/>
    <w:rsid w:val="6E650E65"/>
    <w:rsid w:val="6E7DF07F"/>
    <w:rsid w:val="6F827B5C"/>
    <w:rsid w:val="6F8B7FF8"/>
    <w:rsid w:val="70AA0C7F"/>
    <w:rsid w:val="70ED5221"/>
    <w:rsid w:val="710A20EE"/>
    <w:rsid w:val="71F88EA8"/>
    <w:rsid w:val="7260F11A"/>
    <w:rsid w:val="7371046C"/>
    <w:rsid w:val="73BAE8C0"/>
    <w:rsid w:val="73E6FAEF"/>
    <w:rsid w:val="741B64BF"/>
    <w:rsid w:val="74DCB81B"/>
    <w:rsid w:val="7515C2B8"/>
    <w:rsid w:val="7672CDD5"/>
    <w:rsid w:val="76738AE6"/>
    <w:rsid w:val="76E8C748"/>
    <w:rsid w:val="76FA6772"/>
    <w:rsid w:val="7921CD9B"/>
    <w:rsid w:val="793E4101"/>
    <w:rsid w:val="7951FF6F"/>
    <w:rsid w:val="7B0F3892"/>
    <w:rsid w:val="7B164135"/>
    <w:rsid w:val="7B95F1D5"/>
    <w:rsid w:val="7B9A5F6F"/>
    <w:rsid w:val="7C6BA7A3"/>
    <w:rsid w:val="7CB945EA"/>
    <w:rsid w:val="7CF04CAE"/>
    <w:rsid w:val="7D4426CD"/>
    <w:rsid w:val="7E502927"/>
    <w:rsid w:val="7FCC78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C08EA03"/>
  <w15:chartTrackingRefBased/>
  <w15:docId w15:val="{FA121CC7-B367-4810-87D6-7D4ED94B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664"/>
    <w:rPr>
      <w:rFonts w:eastAsiaTheme="majorEastAsia" w:cstheme="majorBidi"/>
      <w:color w:val="272727" w:themeColor="text1" w:themeTint="D8"/>
    </w:rPr>
  </w:style>
  <w:style w:type="paragraph" w:styleId="Title">
    <w:name w:val="Title"/>
    <w:basedOn w:val="Normal"/>
    <w:next w:val="Normal"/>
    <w:link w:val="TitleChar"/>
    <w:uiPriority w:val="10"/>
    <w:qFormat/>
    <w:rsid w:val="005A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664"/>
    <w:pPr>
      <w:spacing w:before="160"/>
      <w:jc w:val="center"/>
    </w:pPr>
    <w:rPr>
      <w:i/>
      <w:iCs/>
      <w:color w:val="404040" w:themeColor="text1" w:themeTint="BF"/>
    </w:rPr>
  </w:style>
  <w:style w:type="character" w:customStyle="1" w:styleId="QuoteChar">
    <w:name w:val="Quote Char"/>
    <w:basedOn w:val="DefaultParagraphFont"/>
    <w:link w:val="Quote"/>
    <w:uiPriority w:val="29"/>
    <w:rsid w:val="005A4664"/>
    <w:rPr>
      <w:i/>
      <w:iCs/>
      <w:color w:val="404040" w:themeColor="text1" w:themeTint="BF"/>
    </w:rPr>
  </w:style>
  <w:style w:type="paragraph" w:styleId="ListParagraph">
    <w:name w:val="List Paragraph"/>
    <w:basedOn w:val="Normal"/>
    <w:uiPriority w:val="34"/>
    <w:qFormat/>
    <w:rsid w:val="005A4664"/>
    <w:pPr>
      <w:ind w:left="720"/>
      <w:contextualSpacing/>
    </w:pPr>
  </w:style>
  <w:style w:type="character" w:styleId="IntenseEmphasis">
    <w:name w:val="Intense Emphasis"/>
    <w:basedOn w:val="DefaultParagraphFont"/>
    <w:uiPriority w:val="21"/>
    <w:qFormat/>
    <w:rsid w:val="005A4664"/>
    <w:rPr>
      <w:i/>
      <w:iCs/>
      <w:color w:val="0F4761" w:themeColor="accent1" w:themeShade="BF"/>
    </w:rPr>
  </w:style>
  <w:style w:type="paragraph" w:styleId="IntenseQuote">
    <w:name w:val="Intense Quote"/>
    <w:basedOn w:val="Normal"/>
    <w:next w:val="Normal"/>
    <w:link w:val="IntenseQuoteChar"/>
    <w:uiPriority w:val="30"/>
    <w:qFormat/>
    <w:rsid w:val="005A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664"/>
    <w:rPr>
      <w:i/>
      <w:iCs/>
      <w:color w:val="0F4761" w:themeColor="accent1" w:themeShade="BF"/>
    </w:rPr>
  </w:style>
  <w:style w:type="character" w:styleId="IntenseReference">
    <w:name w:val="Intense Reference"/>
    <w:basedOn w:val="DefaultParagraphFont"/>
    <w:uiPriority w:val="32"/>
    <w:qFormat/>
    <w:rsid w:val="005A4664"/>
    <w:rPr>
      <w:b/>
      <w:bCs/>
      <w:smallCaps/>
      <w:color w:val="0F4761" w:themeColor="accent1" w:themeShade="BF"/>
      <w:spacing w:val="5"/>
    </w:rPr>
  </w:style>
  <w:style w:type="character" w:styleId="Hyperlink">
    <w:name w:val="Hyperlink"/>
    <w:basedOn w:val="DefaultParagraphFont"/>
    <w:uiPriority w:val="99"/>
    <w:unhideWhenUsed/>
    <w:rsid w:val="00BB67BC"/>
    <w:rPr>
      <w:color w:val="467886" w:themeColor="hyperlink"/>
      <w:u w:val="single"/>
    </w:rPr>
  </w:style>
  <w:style w:type="character" w:styleId="UnresolvedMention">
    <w:name w:val="Unresolved Mention"/>
    <w:basedOn w:val="DefaultParagraphFont"/>
    <w:uiPriority w:val="99"/>
    <w:semiHidden/>
    <w:unhideWhenUsed/>
    <w:rsid w:val="00BB67BC"/>
    <w:rPr>
      <w:color w:val="605E5C"/>
      <w:shd w:val="clear" w:color="auto" w:fill="E1DFDD"/>
    </w:rPr>
  </w:style>
  <w:style w:type="character" w:styleId="FollowedHyperlink">
    <w:name w:val="FollowedHyperlink"/>
    <w:basedOn w:val="DefaultParagraphFont"/>
    <w:uiPriority w:val="99"/>
    <w:semiHidden/>
    <w:unhideWhenUsed/>
    <w:rsid w:val="003F268A"/>
    <w:rPr>
      <w:color w:val="96607D" w:themeColor="followedHyperlink"/>
      <w:u w:val="single"/>
    </w:rPr>
  </w:style>
  <w:style w:type="character" w:styleId="CommentReference">
    <w:name w:val="annotation reference"/>
    <w:basedOn w:val="DefaultParagraphFont"/>
    <w:uiPriority w:val="99"/>
    <w:semiHidden/>
    <w:unhideWhenUsed/>
    <w:rsid w:val="003421B1"/>
    <w:rPr>
      <w:sz w:val="16"/>
      <w:szCs w:val="16"/>
    </w:rPr>
  </w:style>
  <w:style w:type="paragraph" w:styleId="CommentText">
    <w:name w:val="annotation text"/>
    <w:basedOn w:val="Normal"/>
    <w:link w:val="CommentTextChar"/>
    <w:uiPriority w:val="99"/>
    <w:unhideWhenUsed/>
    <w:rsid w:val="003421B1"/>
    <w:pPr>
      <w:spacing w:line="240" w:lineRule="auto"/>
    </w:pPr>
    <w:rPr>
      <w:sz w:val="20"/>
      <w:szCs w:val="20"/>
    </w:rPr>
  </w:style>
  <w:style w:type="character" w:customStyle="1" w:styleId="CommentTextChar">
    <w:name w:val="Comment Text Char"/>
    <w:basedOn w:val="DefaultParagraphFont"/>
    <w:link w:val="CommentText"/>
    <w:uiPriority w:val="99"/>
    <w:rsid w:val="003421B1"/>
    <w:rPr>
      <w:sz w:val="20"/>
      <w:szCs w:val="20"/>
    </w:rPr>
  </w:style>
  <w:style w:type="paragraph" w:styleId="CommentSubject">
    <w:name w:val="annotation subject"/>
    <w:basedOn w:val="CommentText"/>
    <w:next w:val="CommentText"/>
    <w:link w:val="CommentSubjectChar"/>
    <w:uiPriority w:val="99"/>
    <w:semiHidden/>
    <w:unhideWhenUsed/>
    <w:rsid w:val="003421B1"/>
    <w:rPr>
      <w:b/>
      <w:bCs/>
    </w:rPr>
  </w:style>
  <w:style w:type="character" w:customStyle="1" w:styleId="CommentSubjectChar">
    <w:name w:val="Comment Subject Char"/>
    <w:basedOn w:val="CommentTextChar"/>
    <w:link w:val="CommentSubject"/>
    <w:uiPriority w:val="99"/>
    <w:semiHidden/>
    <w:rsid w:val="003421B1"/>
    <w:rPr>
      <w:b/>
      <w:bCs/>
      <w:sz w:val="20"/>
      <w:szCs w:val="20"/>
    </w:rPr>
  </w:style>
  <w:style w:type="paragraph" w:styleId="NormalWeb">
    <w:name w:val="Normal (Web)"/>
    <w:basedOn w:val="Normal"/>
    <w:uiPriority w:val="99"/>
    <w:semiHidden/>
    <w:unhideWhenUsed/>
    <w:rsid w:val="00A64C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software.strategy.com/blog/why-power-bi-semantic-models-fall-short-in-an-ai-driven-data-stack" TargetMode="External"/><Relationship Id="rId2" Type="http://schemas.openxmlformats.org/officeDocument/2006/relationships/hyperlink" Target="https://software.strategy.com/webinar/independent-by-design-trusted-ai-across-your-microsoft-stack" TargetMode="External"/><Relationship Id="rId1" Type="http://schemas.openxmlformats.org/officeDocument/2006/relationships/hyperlink" Target="https://software.strategy.com/webinar/independent-by-design-trusted-ai-across-your-microsoft-stack"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yperlink" Target="https://software.strategy.com/webinar/independent-by-design-trusted-ai-across-your-microsoft-stack"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hyperlink" Target="https://software.strategy.com/webinar/independent-by-design-trusted-ai-across-your-microsoft-stack"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hyperlink" Target="https://software.strategy.com/strategymosaic"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439FBD1097844480C2BE87B70F0BCA" ma:contentTypeVersion="9" ma:contentTypeDescription="Create a new document." ma:contentTypeScope="" ma:versionID="966f7f373511f3b08ef956afefd89684">
  <xsd:schema xmlns:xsd="http://www.w3.org/2001/XMLSchema" xmlns:xs="http://www.w3.org/2001/XMLSchema" xmlns:p="http://schemas.microsoft.com/office/2006/metadata/properties" xmlns:ns3="a0c715d7-bd23-4374-bfc6-17035dfff625" targetNamespace="http://schemas.microsoft.com/office/2006/metadata/properties" ma:root="true" ma:fieldsID="6dac507598fe8d5701946457be235d65" ns3:_="">
    <xsd:import namespace="a0c715d7-bd23-4374-bfc6-17035dfff62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c715d7-bd23-4374-bfc6-17035dfff62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0c715d7-bd23-4374-bfc6-17035dfff625" xsi:nil="true"/>
  </documentManagement>
</p:properties>
</file>

<file path=customXml/itemProps1.xml><?xml version="1.0" encoding="utf-8"?>
<ds:datastoreItem xmlns:ds="http://schemas.openxmlformats.org/officeDocument/2006/customXml" ds:itemID="{078ED597-F94E-4441-A579-7212AB31A258}">
  <ds:schemaRefs>
    <ds:schemaRef ds:uri="http://schemas.microsoft.com/sharepoint/v3/contenttype/forms"/>
  </ds:schemaRefs>
</ds:datastoreItem>
</file>

<file path=customXml/itemProps2.xml><?xml version="1.0" encoding="utf-8"?>
<ds:datastoreItem xmlns:ds="http://schemas.openxmlformats.org/officeDocument/2006/customXml" ds:itemID="{93F453F9-0315-4172-A263-3E31DC1998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c715d7-bd23-4374-bfc6-17035dfff6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6D6CCE-B9DC-4FA9-B9DB-270786163D4B}">
  <ds:schemaRefs>
    <ds:schemaRef ds:uri="http://schemas.microsoft.com/office/2006/metadata/properties"/>
    <ds:schemaRef ds:uri="http://schemas.microsoft.com/office/infopath/2007/PartnerControls"/>
    <ds:schemaRef ds:uri="a0c715d7-bd23-4374-bfc6-17035dfff625"/>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Ritter, Kaylee</dc:creator>
  <cp:keywords/>
  <dc:description/>
  <cp:lastModifiedBy>Ritter, Kaylee</cp:lastModifiedBy>
  <cp:revision>100</cp:revision>
  <dcterms:created xsi:type="dcterms:W3CDTF">2026-07-06T14:57:00Z</dcterms:created>
  <dcterms:modified xsi:type="dcterms:W3CDTF">2026-07-07T14:24:00Z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0x0101001E439FBD1097844480C2BE87B70F0BCA</vt:lpwstr>
  </property>
</Properties>
</file>